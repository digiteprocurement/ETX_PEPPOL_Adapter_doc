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726" w:rsidRPr="004B4927" w:rsidRDefault="00D27B1E" w:rsidP="000F15EC">
      <w:pPr>
        <w:jc w:val="left"/>
        <w:rPr>
          <w:noProof/>
          <w:lang w:val="en-GB" w:eastAsia="en-GB"/>
        </w:rPr>
      </w:pPr>
      <w:r w:rsidRPr="004B4927">
        <w:rPr>
          <w:noProof/>
          <w:lang w:val="en-GB" w:eastAsia="en-GB"/>
        </w:rPr>
        <w:drawing>
          <wp:anchor distT="0" distB="0" distL="114300" distR="114300" simplePos="0" relativeHeight="251723776" behindDoc="0" locked="0" layoutInCell="1" allowOverlap="0" wp14:anchorId="3985D39C" wp14:editId="5E13D85E">
            <wp:simplePos x="0" y="0"/>
            <wp:positionH relativeFrom="column">
              <wp:posOffset>2095243</wp:posOffset>
            </wp:positionH>
            <wp:positionV relativeFrom="paragraph">
              <wp:posOffset>-395605</wp:posOffset>
            </wp:positionV>
            <wp:extent cx="2016000" cy="139680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ogoOK.png"/>
                    <pic:cNvPicPr/>
                  </pic:nvPicPr>
                  <pic:blipFill>
                    <a:blip r:embed="rId9" cstate="print">
                      <a:extLst>
                        <a:ext uri="{28A0092B-C50C-407E-A947-70E740481C1C}">
                          <a14:useLocalDpi xmlns:a14="http://schemas.microsoft.com/office/drawing/2010/main"/>
                        </a:ext>
                      </a:extLst>
                    </a:blip>
                    <a:stretch>
                      <a:fillRect/>
                    </a:stretch>
                  </pic:blipFill>
                  <pic:spPr>
                    <a:xfrm>
                      <a:off x="0" y="0"/>
                      <a:ext cx="2016000" cy="1396800"/>
                    </a:xfrm>
                    <a:prstGeom prst="rect">
                      <a:avLst/>
                    </a:prstGeom>
                  </pic:spPr>
                </pic:pic>
              </a:graphicData>
            </a:graphic>
            <wp14:sizeRelH relativeFrom="margin">
              <wp14:pctWidth>0</wp14:pctWidth>
            </wp14:sizeRelH>
            <wp14:sizeRelV relativeFrom="margin">
              <wp14:pctHeight>0</wp14:pctHeight>
            </wp14:sizeRelV>
          </wp:anchor>
        </w:drawing>
      </w:r>
    </w:p>
    <w:p w:rsidR="00D27B1E" w:rsidRPr="004B4927" w:rsidRDefault="00FA604A" w:rsidP="00D27B1E">
      <w:pPr>
        <w:rPr>
          <w:noProof/>
          <w:lang w:val="en-GB" w:eastAsia="en-GB"/>
        </w:rPr>
      </w:pPr>
      <w:r w:rsidRPr="004B4927">
        <w:rPr>
          <w:noProof/>
          <w:lang w:val="en-GB" w:eastAsia="en-GB"/>
        </w:rPr>
        <w:drawing>
          <wp:anchor distT="0" distB="0" distL="114300" distR="114300" simplePos="0" relativeHeight="251735040" behindDoc="1" locked="0" layoutInCell="1" allowOverlap="1" wp14:anchorId="3A60800A" wp14:editId="231CDD12">
            <wp:simplePos x="0" y="0"/>
            <wp:positionH relativeFrom="column">
              <wp:posOffset>-900430</wp:posOffset>
            </wp:positionH>
            <wp:positionV relativeFrom="paragraph">
              <wp:posOffset>281305</wp:posOffset>
            </wp:positionV>
            <wp:extent cx="7595870" cy="5369560"/>
            <wp:effectExtent l="0" t="0" r="5080" b="2540"/>
            <wp:wrapThrough wrapText="bothSides">
              <wp:wrapPolygon edited="0">
                <wp:start x="0" y="0"/>
                <wp:lineTo x="0" y="21534"/>
                <wp:lineTo x="21560" y="21534"/>
                <wp:lineTo x="2156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A²_backdrop_watermarked.jpg"/>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7595870" cy="536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3726" w:rsidRPr="004B4927" w:rsidRDefault="00A36E38" w:rsidP="00D27B1E">
      <w:pPr>
        <w:rPr>
          <w:noProof/>
          <w:lang w:val="en-GB" w:eastAsia="en-GB"/>
        </w:rPr>
      </w:pPr>
      <w:r w:rsidRPr="004B4927">
        <w:rPr>
          <w:rFonts w:ascii="Verdana" w:hAnsi="Verdana"/>
          <w:b/>
          <w:caps/>
          <w:noProof/>
          <w:sz w:val="48"/>
          <w:szCs w:val="48"/>
          <w:lang w:val="en-GB" w:eastAsia="en-GB"/>
        </w:rPr>
        <mc:AlternateContent>
          <mc:Choice Requires="wps">
            <w:drawing>
              <wp:anchor distT="0" distB="0" distL="114300" distR="114300" simplePos="0" relativeHeight="251734016" behindDoc="1" locked="0" layoutInCell="1" allowOverlap="1" wp14:anchorId="2559C26C" wp14:editId="7F847CA0">
                <wp:simplePos x="0" y="0"/>
                <wp:positionH relativeFrom="column">
                  <wp:posOffset>-1011555</wp:posOffset>
                </wp:positionH>
                <wp:positionV relativeFrom="paragraph">
                  <wp:posOffset>-5337175</wp:posOffset>
                </wp:positionV>
                <wp:extent cx="7819200" cy="9543600"/>
                <wp:effectExtent l="0" t="0" r="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9200" cy="9543600"/>
                        </a:xfrm>
                        <a:prstGeom prst="rect">
                          <a:avLst/>
                        </a:prstGeom>
                        <a:solidFill>
                          <a:srgbClr val="92D050"/>
                        </a:solidFill>
                        <a:ln w="9525">
                          <a:noFill/>
                          <a:miter lim="800000"/>
                          <a:headEnd/>
                          <a:tailEnd/>
                        </a:ln>
                      </wps:spPr>
                      <wps:txbx>
                        <w:txbxContent>
                          <w:p w:rsidR="00D0064E" w:rsidRDefault="00D0064E" w:rsidP="00A36E38">
                            <w:pPr>
                              <w:ind w:left="-114"/>
                              <w:rPr>
                                <w:lang w:val="en-GB"/>
                              </w:rPr>
                            </w:pPr>
                          </w:p>
                          <w:p w:rsidR="00D0064E" w:rsidRPr="00B722DC" w:rsidRDefault="00D0064E" w:rsidP="00A36E38">
                            <w:pPr>
                              <w:tabs>
                                <w:tab w:val="left" w:pos="6663"/>
                                <w:tab w:val="left" w:pos="6946"/>
                                <w:tab w:val="left" w:pos="7230"/>
                              </w:tabs>
                              <w:ind w:left="-960"/>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9.65pt;margin-top:-420.25pt;width:615.7pt;height:751.4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" fillcolor="#92d050" stroked="f">
                <v:textbox>
                  <w:txbxContent>
                    <w:p w:rsidR="00D0064E" w:rsidRDefault="00D0064E" w:rsidP="00A36E38">
                      <w:pPr>
                        <w:ind w:left="-114"/>
                        <w:rPr>
                          <w:lang w:val="en-GB"/>
                        </w:rPr>
                      </w:pPr>
                    </w:p>
                    <w:p w:rsidR="00D0064E" w:rsidRPr="00B722DC" w:rsidRDefault="00D0064E" w:rsidP="00A36E38">
                      <w:pPr>
                        <w:tabs>
                          <w:tab w:val="left" w:pos="6663"/>
                          <w:tab w:val="left" w:pos="6946"/>
                          <w:tab w:val="left" w:pos="7230"/>
                        </w:tabs>
                        <w:ind w:left="-960"/>
                        <w:rPr>
                          <w:lang w:val="en-GB"/>
                        </w:rPr>
                      </w:pPr>
                    </w:p>
                  </w:txbxContent>
                </v:textbox>
              </v:shape>
            </w:pict>
          </mc:Fallback>
        </mc:AlternateContent>
      </w:r>
    </w:p>
    <w:p w:rsidR="00983726" w:rsidRPr="004B4927" w:rsidRDefault="00CE14AE" w:rsidP="00D27B1E">
      <w:pPr>
        <w:rPr>
          <w:noProof/>
          <w:lang w:val="en-GB" w:eastAsia="en-GB"/>
        </w:rPr>
      </w:pPr>
      <w:r w:rsidRPr="004B4927">
        <w:rPr>
          <w:rFonts w:ascii="Verdana" w:hAnsi="Verdana"/>
          <w:b/>
          <w:caps/>
          <w:noProof/>
          <w:sz w:val="48"/>
          <w:szCs w:val="48"/>
          <w:lang w:val="en-GB" w:eastAsia="en-GB"/>
        </w:rPr>
        <mc:AlternateContent>
          <mc:Choice Requires="wps">
            <w:drawing>
              <wp:anchor distT="0" distB="0" distL="114300" distR="114300" simplePos="0" relativeHeight="251727872" behindDoc="0" locked="0" layoutInCell="1" allowOverlap="1" wp14:anchorId="18AE0CB3" wp14:editId="6829EB31">
                <wp:simplePos x="0" y="0"/>
                <wp:positionH relativeFrom="column">
                  <wp:posOffset>-935990</wp:posOffset>
                </wp:positionH>
                <wp:positionV relativeFrom="paragraph">
                  <wp:posOffset>255905</wp:posOffset>
                </wp:positionV>
                <wp:extent cx="7596000" cy="3816000"/>
                <wp:effectExtent l="0" t="0" r="508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3816000"/>
                        </a:xfrm>
                        <a:prstGeom prst="rect">
                          <a:avLst/>
                        </a:prstGeom>
                        <a:solidFill>
                          <a:srgbClr val="92D050"/>
                        </a:solidFill>
                        <a:ln w="9525">
                          <a:noFill/>
                          <a:miter lim="800000"/>
                          <a:headEnd/>
                          <a:tailEnd/>
                        </a:ln>
                      </wps:spPr>
                      <wps:txbx>
                        <w:txbxContent>
                          <w:p w:rsidR="00D0064E" w:rsidRPr="00A709FA" w:rsidRDefault="00D0064E" w:rsidP="00936A5B">
                            <w:pPr>
                              <w:spacing w:after="0"/>
                              <w:jc w:val="center"/>
                              <w:rPr>
                                <w:b/>
                                <w:color w:val="FFFFFF" w:themeColor="background1"/>
                                <w:sz w:val="72"/>
                                <w:szCs w:val="72"/>
                                <w:lang w:val="en-GB"/>
                              </w:rPr>
                            </w:pPr>
                            <w:sdt>
                              <w:sdtPr>
                                <w:rPr>
                                  <w:b/>
                                  <w:color w:val="FFFFFF" w:themeColor="background1"/>
                                  <w:sz w:val="72"/>
                                  <w:szCs w:val="72"/>
                                  <w:lang w:val="en-GB"/>
                                </w:rPr>
                                <w:alias w:val="Title of the document"/>
                                <w:tag w:val="Title of the document"/>
                                <w:id w:val="1974789430"/>
                                <w:text w:multiLine="1"/>
                              </w:sdtPr>
                              <w:sdtContent>
                                <w:proofErr w:type="gramStart"/>
                                <w:r>
                                  <w:rPr>
                                    <w:b/>
                                    <w:color w:val="FFFFFF" w:themeColor="background1"/>
                                    <w:sz w:val="72"/>
                                    <w:szCs w:val="72"/>
                                    <w:lang w:val="en-GB"/>
                                  </w:rPr>
                                  <w:t>e</w:t>
                                </w:r>
                                <w:r w:rsidRPr="00A709FA">
                                  <w:rPr>
                                    <w:b/>
                                    <w:color w:val="FFFFFF" w:themeColor="background1"/>
                                    <w:sz w:val="72"/>
                                    <w:szCs w:val="72"/>
                                    <w:lang w:val="en-GB"/>
                                  </w:rPr>
                                  <w:t>I</w:t>
                                </w:r>
                                <w:r>
                                  <w:rPr>
                                    <w:b/>
                                    <w:color w:val="FFFFFF" w:themeColor="background1"/>
                                    <w:sz w:val="72"/>
                                    <w:szCs w:val="72"/>
                                    <w:lang w:val="en-GB"/>
                                  </w:rPr>
                                  <w:t>nvoicing</w:t>
                                </w:r>
                                <w:proofErr w:type="gramEnd"/>
                                <w:r>
                                  <w:rPr>
                                    <w:b/>
                                    <w:color w:val="FFFFFF" w:themeColor="background1"/>
                                    <w:sz w:val="72"/>
                                    <w:szCs w:val="72"/>
                                    <w:lang w:val="en-GB"/>
                                  </w:rPr>
                                  <w:t xml:space="preserve"> Viewer </w:t>
                                </w:r>
                                <w:r>
                                  <w:rPr>
                                    <w:b/>
                                    <w:color w:val="FFFFFF" w:themeColor="background1"/>
                                    <w:sz w:val="72"/>
                                    <w:szCs w:val="72"/>
                                    <w:lang w:val="en-GB"/>
                                  </w:rPr>
                                  <w:br/>
                                  <w:t>Integration with PEPPOL</w:t>
                                </w:r>
                              </w:sdtContent>
                            </w:sdt>
                          </w:p>
                          <w:sdt>
                            <w:sdtPr>
                              <w:rPr>
                                <w:b/>
                                <w:color w:val="FFFFFF" w:themeColor="background1"/>
                                <w:sz w:val="48"/>
                                <w:szCs w:val="48"/>
                                <w:lang w:val="fr-BE"/>
                              </w:rPr>
                              <w:alias w:val="Subtitle of the document"/>
                              <w:tag w:val="Subtitle of the document"/>
                              <w:id w:val="-1336918410"/>
                              <w:text w:multiLine="1"/>
                            </w:sdtPr>
                            <w:sdtContent>
                              <w:p w:rsidR="00D0064E" w:rsidRPr="00936A5B" w:rsidRDefault="00D0064E" w:rsidP="00936A5B">
                                <w:pPr>
                                  <w:spacing w:after="0"/>
                                  <w:jc w:val="center"/>
                                  <w:rPr>
                                    <w:b/>
                                    <w:color w:val="FFFFFF" w:themeColor="background1"/>
                                    <w:sz w:val="48"/>
                                    <w:szCs w:val="48"/>
                                    <w:lang w:val="fr-BE"/>
                                  </w:rPr>
                                </w:pPr>
                                <w:r w:rsidRPr="00936A5B">
                                  <w:rPr>
                                    <w:b/>
                                    <w:color w:val="FFFFFF" w:themeColor="background1"/>
                                    <w:sz w:val="48"/>
                                    <w:szCs w:val="48"/>
                                    <w:lang w:val="fr-BE"/>
                                  </w:rPr>
                                  <w:t>Quick 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3.7pt;margin-top:20.15pt;width:598.1pt;height:300.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" fillcolor="#92d050" stroked="f">
                <v:textbox>
                  <w:txbxContent>
                    <w:p w:rsidR="00D0064E" w:rsidRPr="00A709FA" w:rsidRDefault="00D0064E" w:rsidP="00936A5B">
                      <w:pPr>
                        <w:spacing w:after="0"/>
                        <w:jc w:val="center"/>
                        <w:rPr>
                          <w:b/>
                          <w:color w:val="FFFFFF" w:themeColor="background1"/>
                          <w:sz w:val="72"/>
                          <w:szCs w:val="72"/>
                          <w:lang w:val="en-GB"/>
                        </w:rPr>
                      </w:pPr>
                      <w:sdt>
                        <w:sdtPr>
                          <w:rPr>
                            <w:b/>
                            <w:color w:val="FFFFFF" w:themeColor="background1"/>
                            <w:sz w:val="72"/>
                            <w:szCs w:val="72"/>
                            <w:lang w:val="en-GB"/>
                          </w:rPr>
                          <w:alias w:val="Title of the document"/>
                          <w:tag w:val="Title of the document"/>
                          <w:id w:val="1974789430"/>
                          <w:text w:multiLine="1"/>
                        </w:sdtPr>
                        <w:sdtContent>
                          <w:proofErr w:type="gramStart"/>
                          <w:r>
                            <w:rPr>
                              <w:b/>
                              <w:color w:val="FFFFFF" w:themeColor="background1"/>
                              <w:sz w:val="72"/>
                              <w:szCs w:val="72"/>
                              <w:lang w:val="en-GB"/>
                            </w:rPr>
                            <w:t>e</w:t>
                          </w:r>
                          <w:r w:rsidRPr="00A709FA">
                            <w:rPr>
                              <w:b/>
                              <w:color w:val="FFFFFF" w:themeColor="background1"/>
                              <w:sz w:val="72"/>
                              <w:szCs w:val="72"/>
                              <w:lang w:val="en-GB"/>
                            </w:rPr>
                            <w:t>I</w:t>
                          </w:r>
                          <w:r>
                            <w:rPr>
                              <w:b/>
                              <w:color w:val="FFFFFF" w:themeColor="background1"/>
                              <w:sz w:val="72"/>
                              <w:szCs w:val="72"/>
                              <w:lang w:val="en-GB"/>
                            </w:rPr>
                            <w:t>nvoicing</w:t>
                          </w:r>
                          <w:proofErr w:type="gramEnd"/>
                          <w:r>
                            <w:rPr>
                              <w:b/>
                              <w:color w:val="FFFFFF" w:themeColor="background1"/>
                              <w:sz w:val="72"/>
                              <w:szCs w:val="72"/>
                              <w:lang w:val="en-GB"/>
                            </w:rPr>
                            <w:t xml:space="preserve"> Viewer </w:t>
                          </w:r>
                          <w:r>
                            <w:rPr>
                              <w:b/>
                              <w:color w:val="FFFFFF" w:themeColor="background1"/>
                              <w:sz w:val="72"/>
                              <w:szCs w:val="72"/>
                              <w:lang w:val="en-GB"/>
                            </w:rPr>
                            <w:br/>
                            <w:t>Integration with PEPPOL</w:t>
                          </w:r>
                        </w:sdtContent>
                      </w:sdt>
                    </w:p>
                    <w:sdt>
                      <w:sdtPr>
                        <w:rPr>
                          <w:b/>
                          <w:color w:val="FFFFFF" w:themeColor="background1"/>
                          <w:sz w:val="48"/>
                          <w:szCs w:val="48"/>
                          <w:lang w:val="fr-BE"/>
                        </w:rPr>
                        <w:alias w:val="Subtitle of the document"/>
                        <w:tag w:val="Subtitle of the document"/>
                        <w:id w:val="-1336918410"/>
                        <w:text w:multiLine="1"/>
                      </w:sdtPr>
                      <w:sdtContent>
                        <w:p w:rsidR="00D0064E" w:rsidRPr="00936A5B" w:rsidRDefault="00D0064E" w:rsidP="00936A5B">
                          <w:pPr>
                            <w:spacing w:after="0"/>
                            <w:jc w:val="center"/>
                            <w:rPr>
                              <w:b/>
                              <w:color w:val="FFFFFF" w:themeColor="background1"/>
                              <w:sz w:val="48"/>
                              <w:szCs w:val="48"/>
                              <w:lang w:val="fr-BE"/>
                            </w:rPr>
                          </w:pPr>
                          <w:r w:rsidRPr="00936A5B">
                            <w:rPr>
                              <w:b/>
                              <w:color w:val="FFFFFF" w:themeColor="background1"/>
                              <w:sz w:val="48"/>
                              <w:szCs w:val="48"/>
                              <w:lang w:val="fr-BE"/>
                            </w:rPr>
                            <w:t>Quick User Guide</w:t>
                          </w:r>
                        </w:p>
                      </w:sdtContent>
                    </w:sdt>
                  </w:txbxContent>
                </v:textbox>
              </v:shape>
            </w:pict>
          </mc:Fallback>
        </mc:AlternateContent>
      </w:r>
    </w:p>
    <w:p w:rsidR="00983726" w:rsidRPr="004B4927" w:rsidRDefault="00983726">
      <w:pPr>
        <w:spacing w:after="200" w:line="276" w:lineRule="auto"/>
        <w:jc w:val="left"/>
        <w:rPr>
          <w:noProof/>
          <w:lang w:val="en-GB" w:eastAsia="en-GB"/>
        </w:rPr>
      </w:pPr>
    </w:p>
    <w:p w:rsidR="00983726" w:rsidRPr="004B4927" w:rsidRDefault="00983726">
      <w:pPr>
        <w:spacing w:after="200" w:line="276" w:lineRule="auto"/>
        <w:jc w:val="left"/>
        <w:rPr>
          <w:noProof/>
          <w:lang w:val="en-GB" w:eastAsia="en-GB"/>
        </w:rPr>
      </w:pPr>
    </w:p>
    <w:p w:rsidR="00D27B1E" w:rsidRPr="004B4927" w:rsidRDefault="00A36E38">
      <w:pPr>
        <w:spacing w:after="200" w:line="276" w:lineRule="auto"/>
        <w:jc w:val="left"/>
        <w:rPr>
          <w:rFonts w:ascii="Arial" w:hAnsi="Arial" w:cs="Arial"/>
          <w:b/>
          <w:bCs/>
          <w:caps/>
          <w:noProof/>
          <w:color w:val="484F98"/>
          <w:kern w:val="28"/>
          <w:sz w:val="32"/>
          <w:szCs w:val="32"/>
          <w:lang w:val="en-GB" w:eastAsia="en-GB"/>
        </w:rPr>
      </w:pPr>
      <w:r w:rsidRPr="004B4927">
        <w:rPr>
          <w:rFonts w:ascii="Verdana" w:hAnsi="Verdana"/>
          <w:b/>
          <w:caps/>
          <w:noProof/>
          <w:sz w:val="48"/>
          <w:szCs w:val="48"/>
          <w:lang w:val="en-GB" w:eastAsia="en-GB"/>
        </w:rPr>
        <mc:AlternateContent>
          <mc:Choice Requires="wps">
            <w:drawing>
              <wp:anchor distT="0" distB="0" distL="114300" distR="114300" simplePos="0" relativeHeight="251729920" behindDoc="0" locked="0" layoutInCell="1" allowOverlap="1" wp14:anchorId="2B30B189" wp14:editId="06179C7B">
                <wp:simplePos x="0" y="0"/>
                <wp:positionH relativeFrom="column">
                  <wp:posOffset>-939800</wp:posOffset>
                </wp:positionH>
                <wp:positionV relativeFrom="paragraph">
                  <wp:posOffset>896620</wp:posOffset>
                </wp:positionV>
                <wp:extent cx="7560000" cy="8604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000" cy="860400"/>
                        </a:xfrm>
                        <a:prstGeom prst="rect">
                          <a:avLst/>
                        </a:prstGeom>
                        <a:noFill/>
                        <a:ln w="9525">
                          <a:noFill/>
                          <a:miter lim="800000"/>
                          <a:headEnd/>
                          <a:tailEnd/>
                        </a:ln>
                      </wps:spPr>
                      <wps:txbx>
                        <w:txbxContent>
                          <w:p w:rsidR="00D0064E" w:rsidRPr="00426042" w:rsidRDefault="00D0064E" w:rsidP="00ED6955">
                            <w:pPr>
                              <w:tabs>
                                <w:tab w:val="right" w:pos="11340"/>
                              </w:tabs>
                              <w:ind w:left="567" w:right="567"/>
                              <w:rPr>
                                <w:rFonts w:ascii="Verdana" w:hAnsi="Verdana"/>
                                <w:b/>
                                <w:color w:val="FFFFFF" w:themeColor="background1"/>
                                <w:szCs w:val="24"/>
                                <w:lang w:val="en-GB"/>
                              </w:rPr>
                            </w:pPr>
                            <w:r w:rsidRPr="00426042">
                              <w:rPr>
                                <w:rFonts w:ascii="Verdana" w:hAnsi="Verdana"/>
                                <w:b/>
                                <w:color w:val="FFFFFF" w:themeColor="background1"/>
                                <w:szCs w:val="24"/>
                                <w:lang w:val="en-GB"/>
                              </w:rPr>
                              <w:t>DIGIT</w:t>
                            </w:r>
                            <w:r>
                              <w:rPr>
                                <w:rFonts w:ascii="Verdana" w:hAnsi="Verdana"/>
                                <w:b/>
                                <w:color w:val="FFFFFF" w:themeColor="background1"/>
                                <w:szCs w:val="24"/>
                                <w:lang w:val="en-GB"/>
                              </w:rPr>
                              <w:tab/>
                            </w:r>
                            <w:r w:rsidRPr="00426042">
                              <w:rPr>
                                <w:rFonts w:ascii="Verdana" w:hAnsi="Verdana"/>
                                <w:b/>
                                <w:color w:val="FFFFFF" w:themeColor="background1"/>
                                <w:szCs w:val="24"/>
                                <w:lang w:val="en-GB"/>
                              </w:rPr>
                              <w:t>ISA</w:t>
                            </w:r>
                            <w:r w:rsidRPr="00426042">
                              <w:rPr>
                                <w:rFonts w:ascii="Verdana" w:hAnsi="Verdana"/>
                                <w:b/>
                                <w:color w:val="FFFFFF" w:themeColor="background1"/>
                                <w:szCs w:val="24"/>
                                <w:vertAlign w:val="superscript"/>
                                <w:lang w:val="en-GB"/>
                              </w:rPr>
                              <w:t xml:space="preserve">2 </w:t>
                            </w:r>
                            <w:r w:rsidRPr="00426042">
                              <w:rPr>
                                <w:rFonts w:ascii="Verdana" w:hAnsi="Verdana"/>
                                <w:b/>
                                <w:color w:val="FFFFFF" w:themeColor="background1"/>
                                <w:szCs w:val="24"/>
                                <w:lang w:val="en-GB"/>
                              </w:rPr>
                              <w:t>Programme</w:t>
                            </w:r>
                          </w:p>
                          <w:p w:rsidR="00D0064E" w:rsidRPr="00BA23EE" w:rsidRDefault="00D0064E" w:rsidP="00ED6955">
                            <w:pPr>
                              <w:tabs>
                                <w:tab w:val="right" w:pos="11340"/>
                              </w:tabs>
                              <w:ind w:left="567" w:right="567"/>
                              <w:rPr>
                                <w:rFonts w:ascii="Verdana" w:hAnsi="Verdana"/>
                                <w:b/>
                                <w:szCs w:val="24"/>
                                <w:lang w:val="pt-PT"/>
                              </w:rPr>
                            </w:pPr>
                            <w:proofErr w:type="spellStart"/>
                            <w:r w:rsidRPr="00BA23EE">
                              <w:rPr>
                                <w:rFonts w:ascii="Verdana" w:hAnsi="Verdana"/>
                                <w:b/>
                                <w:szCs w:val="24"/>
                                <w:lang w:val="pt-PT"/>
                              </w:rPr>
                              <w:t>Directorate</w:t>
                            </w:r>
                            <w:proofErr w:type="spellEnd"/>
                            <w:r w:rsidRPr="00BA23EE">
                              <w:rPr>
                                <w:rFonts w:ascii="Verdana" w:hAnsi="Verdana"/>
                                <w:b/>
                                <w:szCs w:val="24"/>
                                <w:lang w:val="pt-PT"/>
                              </w:rPr>
                              <w:t xml:space="preserve">-General for </w:t>
                            </w:r>
                            <w:proofErr w:type="spellStart"/>
                            <w:r w:rsidRPr="00BA23EE">
                              <w:rPr>
                                <w:rFonts w:ascii="Verdana" w:hAnsi="Verdana"/>
                                <w:b/>
                                <w:szCs w:val="24"/>
                                <w:lang w:val="pt-PT"/>
                              </w:rPr>
                              <w:t>Informatics</w:t>
                            </w:r>
                            <w:proofErr w:type="spellEnd"/>
                            <w:r>
                              <w:rPr>
                                <w:rFonts w:ascii="Verdana" w:hAnsi="Verdana"/>
                                <w:b/>
                                <w:color w:val="FFFFFF" w:themeColor="background1"/>
                                <w:szCs w:val="24"/>
                                <w:lang w:val="en-GB"/>
                              </w:rPr>
                              <w:tab/>
                            </w:r>
                            <w:r w:rsidRPr="00BA23EE">
                              <w:rPr>
                                <w:rFonts w:ascii="Verdana" w:hAnsi="Verdana"/>
                                <w:b/>
                                <w:color w:val="000000" w:themeColor="text1"/>
                                <w:szCs w:val="24"/>
                                <w:lang w:val="pt-PT"/>
                              </w:rPr>
                              <w:t>ec.europa.eu/isa2</w:t>
                            </w:r>
                          </w:p>
                          <w:p w:rsidR="00D0064E" w:rsidRPr="00B722DC" w:rsidRDefault="00D0064E" w:rsidP="00A36E38">
                            <w:pPr>
                              <w:tabs>
                                <w:tab w:val="left" w:pos="1680"/>
                                <w:tab w:val="left" w:pos="3480"/>
                                <w:tab w:val="left" w:pos="3720"/>
                              </w:tabs>
                              <w:ind w:left="1440" w:firstLine="720"/>
                              <w:jc w:val="center"/>
                              <w:rPr>
                                <w:rFonts w:ascii="Verdana" w:hAnsi="Verdana"/>
                                <w:szCs w:val="24"/>
                                <w:lang w:val="en-GB"/>
                              </w:rPr>
                            </w:pPr>
                            <w:r>
                              <w:rPr>
                                <w:rFonts w:ascii="Verdana" w:hAnsi="Verdana"/>
                                <w:b/>
                                <w:noProof/>
                                <w:sz w:val="48"/>
                                <w:szCs w:val="48"/>
                                <w:lang w:val="en-GB" w:eastAsia="en-GB"/>
                              </w:rPr>
                              <w:drawing>
                                <wp:inline distT="0" distB="0" distL="0" distR="0" wp14:anchorId="61EDC9D9" wp14:editId="7A657799">
                                  <wp:extent cx="6598285" cy="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285" cy="7620"/>
                                          </a:xfrm>
                                          <a:prstGeom prst="rect">
                                            <a:avLst/>
                                          </a:prstGeom>
                                          <a:noFill/>
                                          <a:ln>
                                            <a:noFill/>
                                          </a:ln>
                                        </pic:spPr>
                                      </pic:pic>
                                    </a:graphicData>
                                  </a:graphic>
                                </wp:inline>
                              </w:drawing>
                            </w:r>
                          </w:p>
                          <w:p w:rsidR="00D0064E" w:rsidRPr="00B722DC" w:rsidRDefault="00D0064E" w:rsidP="00A36E38">
                            <w:pPr>
                              <w:tabs>
                                <w:tab w:val="left" w:pos="3480"/>
                              </w:tabs>
                              <w:jc w:val="center"/>
                              <w:rPr>
                                <w:rFonts w:ascii="Verdana" w:hAnsi="Verdana"/>
                                <w:sz w:val="48"/>
                                <w:szCs w:val="4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4pt;margin-top:70.6pt;width:595.3pt;height:6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" filled="f" stroked="f">
                <v:textbox>
                  <w:txbxContent>
                    <w:p w:rsidR="00D0064E" w:rsidRPr="00426042" w:rsidRDefault="00D0064E" w:rsidP="00ED6955">
                      <w:pPr>
                        <w:tabs>
                          <w:tab w:val="right" w:pos="11340"/>
                        </w:tabs>
                        <w:ind w:left="567" w:right="567"/>
                        <w:rPr>
                          <w:rFonts w:ascii="Verdana" w:hAnsi="Verdana"/>
                          <w:b/>
                          <w:color w:val="FFFFFF" w:themeColor="background1"/>
                          <w:szCs w:val="24"/>
                          <w:lang w:val="en-GB"/>
                        </w:rPr>
                      </w:pPr>
                      <w:r w:rsidRPr="00426042">
                        <w:rPr>
                          <w:rFonts w:ascii="Verdana" w:hAnsi="Verdana"/>
                          <w:b/>
                          <w:color w:val="FFFFFF" w:themeColor="background1"/>
                          <w:szCs w:val="24"/>
                          <w:lang w:val="en-GB"/>
                        </w:rPr>
                        <w:t>DIGIT</w:t>
                      </w:r>
                      <w:r>
                        <w:rPr>
                          <w:rFonts w:ascii="Verdana" w:hAnsi="Verdana"/>
                          <w:b/>
                          <w:color w:val="FFFFFF" w:themeColor="background1"/>
                          <w:szCs w:val="24"/>
                          <w:lang w:val="en-GB"/>
                        </w:rPr>
                        <w:tab/>
                      </w:r>
                      <w:r w:rsidRPr="00426042">
                        <w:rPr>
                          <w:rFonts w:ascii="Verdana" w:hAnsi="Verdana"/>
                          <w:b/>
                          <w:color w:val="FFFFFF" w:themeColor="background1"/>
                          <w:szCs w:val="24"/>
                          <w:lang w:val="en-GB"/>
                        </w:rPr>
                        <w:t>ISA</w:t>
                      </w:r>
                      <w:r w:rsidRPr="00426042">
                        <w:rPr>
                          <w:rFonts w:ascii="Verdana" w:hAnsi="Verdana"/>
                          <w:b/>
                          <w:color w:val="FFFFFF" w:themeColor="background1"/>
                          <w:szCs w:val="24"/>
                          <w:vertAlign w:val="superscript"/>
                          <w:lang w:val="en-GB"/>
                        </w:rPr>
                        <w:t xml:space="preserve">2 </w:t>
                      </w:r>
                      <w:r w:rsidRPr="00426042">
                        <w:rPr>
                          <w:rFonts w:ascii="Verdana" w:hAnsi="Verdana"/>
                          <w:b/>
                          <w:color w:val="FFFFFF" w:themeColor="background1"/>
                          <w:szCs w:val="24"/>
                          <w:lang w:val="en-GB"/>
                        </w:rPr>
                        <w:t>Programme</w:t>
                      </w:r>
                    </w:p>
                    <w:p w:rsidR="00D0064E" w:rsidRPr="00BA23EE" w:rsidRDefault="00D0064E" w:rsidP="00ED6955">
                      <w:pPr>
                        <w:tabs>
                          <w:tab w:val="right" w:pos="11340"/>
                        </w:tabs>
                        <w:ind w:left="567" w:right="567"/>
                        <w:rPr>
                          <w:rFonts w:ascii="Verdana" w:hAnsi="Verdana"/>
                          <w:b/>
                          <w:szCs w:val="24"/>
                          <w:lang w:val="pt-PT"/>
                        </w:rPr>
                      </w:pPr>
                      <w:proofErr w:type="spellStart"/>
                      <w:r w:rsidRPr="00BA23EE">
                        <w:rPr>
                          <w:rFonts w:ascii="Verdana" w:hAnsi="Verdana"/>
                          <w:b/>
                          <w:szCs w:val="24"/>
                          <w:lang w:val="pt-PT"/>
                        </w:rPr>
                        <w:t>Directorate</w:t>
                      </w:r>
                      <w:proofErr w:type="spellEnd"/>
                      <w:r w:rsidRPr="00BA23EE">
                        <w:rPr>
                          <w:rFonts w:ascii="Verdana" w:hAnsi="Verdana"/>
                          <w:b/>
                          <w:szCs w:val="24"/>
                          <w:lang w:val="pt-PT"/>
                        </w:rPr>
                        <w:t xml:space="preserve">-General for </w:t>
                      </w:r>
                      <w:proofErr w:type="spellStart"/>
                      <w:r w:rsidRPr="00BA23EE">
                        <w:rPr>
                          <w:rFonts w:ascii="Verdana" w:hAnsi="Verdana"/>
                          <w:b/>
                          <w:szCs w:val="24"/>
                          <w:lang w:val="pt-PT"/>
                        </w:rPr>
                        <w:t>Informatics</w:t>
                      </w:r>
                      <w:proofErr w:type="spellEnd"/>
                      <w:r>
                        <w:rPr>
                          <w:rFonts w:ascii="Verdana" w:hAnsi="Verdana"/>
                          <w:b/>
                          <w:color w:val="FFFFFF" w:themeColor="background1"/>
                          <w:szCs w:val="24"/>
                          <w:lang w:val="en-GB"/>
                        </w:rPr>
                        <w:tab/>
                      </w:r>
                      <w:r w:rsidRPr="00BA23EE">
                        <w:rPr>
                          <w:rFonts w:ascii="Verdana" w:hAnsi="Verdana"/>
                          <w:b/>
                          <w:color w:val="000000" w:themeColor="text1"/>
                          <w:szCs w:val="24"/>
                          <w:lang w:val="pt-PT"/>
                        </w:rPr>
                        <w:t>ec.europa.eu/isa2</w:t>
                      </w:r>
                    </w:p>
                    <w:p w:rsidR="00D0064E" w:rsidRPr="00B722DC" w:rsidRDefault="00D0064E" w:rsidP="00A36E38">
                      <w:pPr>
                        <w:tabs>
                          <w:tab w:val="left" w:pos="1680"/>
                          <w:tab w:val="left" w:pos="3480"/>
                          <w:tab w:val="left" w:pos="3720"/>
                        </w:tabs>
                        <w:ind w:left="1440" w:firstLine="720"/>
                        <w:jc w:val="center"/>
                        <w:rPr>
                          <w:rFonts w:ascii="Verdana" w:hAnsi="Verdana"/>
                          <w:szCs w:val="24"/>
                          <w:lang w:val="en-GB"/>
                        </w:rPr>
                      </w:pPr>
                      <w:r>
                        <w:rPr>
                          <w:rFonts w:ascii="Verdana" w:hAnsi="Verdana"/>
                          <w:b/>
                          <w:noProof/>
                          <w:sz w:val="48"/>
                          <w:szCs w:val="48"/>
                          <w:lang w:val="en-GB" w:eastAsia="en-GB"/>
                        </w:rPr>
                        <w:drawing>
                          <wp:inline distT="0" distB="0" distL="0" distR="0" wp14:anchorId="61EDC9D9" wp14:editId="7A657799">
                            <wp:extent cx="6598285" cy="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285" cy="7620"/>
                                    </a:xfrm>
                                    <a:prstGeom prst="rect">
                                      <a:avLst/>
                                    </a:prstGeom>
                                    <a:noFill/>
                                    <a:ln>
                                      <a:noFill/>
                                    </a:ln>
                                  </pic:spPr>
                                </pic:pic>
                              </a:graphicData>
                            </a:graphic>
                          </wp:inline>
                        </w:drawing>
                      </w:r>
                    </w:p>
                    <w:p w:rsidR="00D0064E" w:rsidRPr="00B722DC" w:rsidRDefault="00D0064E" w:rsidP="00A36E38">
                      <w:pPr>
                        <w:tabs>
                          <w:tab w:val="left" w:pos="3480"/>
                        </w:tabs>
                        <w:jc w:val="center"/>
                        <w:rPr>
                          <w:rFonts w:ascii="Verdana" w:hAnsi="Verdana"/>
                          <w:sz w:val="48"/>
                          <w:szCs w:val="48"/>
                          <w:lang w:val="en-GB"/>
                        </w:rPr>
                      </w:pPr>
                    </w:p>
                  </w:txbxContent>
                </v:textbox>
              </v:shape>
            </w:pict>
          </mc:Fallback>
        </mc:AlternateContent>
      </w:r>
      <w:r w:rsidR="0024427B" w:rsidRPr="004B4927">
        <w:rPr>
          <w:rFonts w:ascii="Verdana" w:hAnsi="Verdana"/>
          <w:b/>
          <w:caps/>
          <w:noProof/>
          <w:sz w:val="48"/>
          <w:szCs w:val="48"/>
          <w:lang w:val="en-GB" w:eastAsia="en-GB"/>
        </w:rPr>
        <mc:AlternateContent>
          <mc:Choice Requires="wps">
            <w:drawing>
              <wp:anchor distT="0" distB="0" distL="114300" distR="114300" simplePos="0" relativeHeight="251731968" behindDoc="0" locked="0" layoutInCell="1" allowOverlap="1" wp14:anchorId="52DAC7A4" wp14:editId="2E29B7D2">
                <wp:simplePos x="0" y="0"/>
                <wp:positionH relativeFrom="column">
                  <wp:posOffset>2683510</wp:posOffset>
                </wp:positionH>
                <wp:positionV relativeFrom="margin">
                  <wp:posOffset>9307912</wp:posOffset>
                </wp:positionV>
                <wp:extent cx="883920" cy="486410"/>
                <wp:effectExtent l="0" t="0" r="0" b="8890"/>
                <wp:wrapNone/>
                <wp:docPr id="360" name="Text Box 360"/>
                <wp:cNvGraphicFramePr/>
                <a:graphic xmlns:a="http://schemas.openxmlformats.org/drawingml/2006/main">
                  <a:graphicData uri="http://schemas.microsoft.com/office/word/2010/wordprocessingShape">
                    <wps:wsp>
                      <wps:cNvSpPr txBox="1"/>
                      <wps:spPr>
                        <a:xfrm>
                          <a:off x="0" y="0"/>
                          <a:ext cx="883920" cy="486410"/>
                        </a:xfrm>
                        <a:prstGeom prst="rect">
                          <a:avLst/>
                        </a:prstGeom>
                        <a:solidFill>
                          <a:srgbClr val="003399"/>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064E" w:rsidRPr="00302592" w:rsidRDefault="00D0064E" w:rsidP="0024427B">
                            <w:pPr>
                              <w:shd w:val="clear" w:color="auto" w:fill="003399"/>
                              <w:ind w:right="-648"/>
                              <w:jc w:val="left"/>
                              <w:rPr>
                                <w:b/>
                                <w:i/>
                                <w:color w:val="548DD4" w:themeColor="text2" w:themeTint="99"/>
                                <w:vertAlign w:val="superscript"/>
                                <w:lang w:val="en-GB"/>
                              </w:rPr>
                            </w:pPr>
                            <w:r w:rsidRPr="00302592">
                              <w:rPr>
                                <w:b/>
                                <w:i/>
                                <w:color w:val="FFFFFF" w:themeColor="background1"/>
                                <w:lang w:val="en-GB"/>
                              </w:rPr>
                              <w:t>ISA</w:t>
                            </w:r>
                            <w:r w:rsidRPr="00302592">
                              <w:rPr>
                                <w:b/>
                                <w:i/>
                                <w:color w:val="FFFFFF" w:themeColor="background1"/>
                                <w:vertAlign w:val="superscript"/>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0" o:spid="_x0000_s1029" type="#_x0000_t202" style="position:absolute;margin-left:211.3pt;margin-top:732.9pt;width:69.6pt;height:38.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" fillcolor="#039" stroked="f" strokeweight=".5pt">
                <v:textbox>
                  <w:txbxContent>
                    <w:p w:rsidR="00D0064E" w:rsidRPr="00302592" w:rsidRDefault="00D0064E" w:rsidP="0024427B">
                      <w:pPr>
                        <w:shd w:val="clear" w:color="auto" w:fill="003399"/>
                        <w:ind w:right="-648"/>
                        <w:jc w:val="left"/>
                        <w:rPr>
                          <w:b/>
                          <w:i/>
                          <w:color w:val="548DD4" w:themeColor="text2" w:themeTint="99"/>
                          <w:vertAlign w:val="superscript"/>
                          <w:lang w:val="en-GB"/>
                        </w:rPr>
                      </w:pPr>
                      <w:r w:rsidRPr="00302592">
                        <w:rPr>
                          <w:b/>
                          <w:i/>
                          <w:color w:val="FFFFFF" w:themeColor="background1"/>
                          <w:lang w:val="en-GB"/>
                        </w:rPr>
                        <w:t>ISA</w:t>
                      </w:r>
                      <w:r w:rsidRPr="00302592">
                        <w:rPr>
                          <w:b/>
                          <w:i/>
                          <w:color w:val="FFFFFF" w:themeColor="background1"/>
                          <w:vertAlign w:val="superscript"/>
                          <w:lang w:val="en-GB"/>
                        </w:rPr>
                        <w:t>2</w:t>
                      </w:r>
                    </w:p>
                  </w:txbxContent>
                </v:textbox>
                <w10:wrap anchory="margin"/>
              </v:shape>
            </w:pict>
          </mc:Fallback>
        </mc:AlternateContent>
      </w:r>
      <w:r w:rsidR="00D27B1E" w:rsidRPr="004B4927">
        <w:rPr>
          <w:noProof/>
          <w:lang w:val="en-GB" w:eastAsia="en-GB"/>
        </w:rPr>
        <w:br w:type="page"/>
      </w:r>
    </w:p>
    <w:p w:rsidR="00C96BF2" w:rsidRPr="004B4927" w:rsidRDefault="00C96BF2" w:rsidP="00C96BF2">
      <w:pPr>
        <w:pBdr>
          <w:bottom w:val="single" w:sz="6" w:space="1" w:color="auto"/>
        </w:pBdr>
        <w:tabs>
          <w:tab w:val="right" w:pos="8280"/>
        </w:tabs>
        <w:ind w:right="23"/>
        <w:jc w:val="left"/>
        <w:rPr>
          <w:rFonts w:ascii="Verdana" w:hAnsi="Verdana"/>
          <w:b/>
          <w:caps/>
          <w:sz w:val="28"/>
          <w:szCs w:val="28"/>
          <w:lang w:val="en-GB"/>
        </w:rPr>
      </w:pPr>
    </w:p>
    <w:p w:rsidR="00C96BF2" w:rsidRPr="004B4927" w:rsidRDefault="00C96BF2" w:rsidP="00C96BF2">
      <w:pPr>
        <w:pBdr>
          <w:bottom w:val="single" w:sz="6" w:space="1" w:color="auto"/>
        </w:pBdr>
        <w:tabs>
          <w:tab w:val="right" w:pos="8280"/>
        </w:tabs>
        <w:ind w:right="23"/>
        <w:jc w:val="left"/>
        <w:rPr>
          <w:rFonts w:ascii="Verdana" w:hAnsi="Verdana"/>
          <w:b/>
          <w:caps/>
          <w:sz w:val="28"/>
          <w:szCs w:val="28"/>
          <w:lang w:val="en-GB"/>
        </w:rPr>
      </w:pPr>
    </w:p>
    <w:p w:rsidR="00C96BF2" w:rsidRPr="004B4927" w:rsidRDefault="00C96BF2" w:rsidP="00C96BF2">
      <w:pPr>
        <w:tabs>
          <w:tab w:val="right" w:pos="8280"/>
          <w:tab w:val="left" w:pos="9120"/>
        </w:tabs>
        <w:ind w:right="-1058"/>
        <w:jc w:val="left"/>
        <w:rPr>
          <w:b/>
          <w:caps/>
          <w:sz w:val="28"/>
          <w:szCs w:val="28"/>
          <w:lang w:val="en-GB"/>
        </w:rPr>
      </w:pPr>
      <w:r w:rsidRPr="004B4927">
        <w:rPr>
          <w:b/>
          <w:caps/>
          <w:sz w:val="28"/>
          <w:szCs w:val="28"/>
          <w:lang w:val="en-GB"/>
        </w:rPr>
        <w:t>DISCLAIMER</w:t>
      </w:r>
    </w:p>
    <w:p w:rsidR="00C96BF2" w:rsidRPr="004B4927" w:rsidRDefault="00C96BF2" w:rsidP="00C96BF2">
      <w:pPr>
        <w:rPr>
          <w:lang w:val="en-GB"/>
        </w:rPr>
      </w:pPr>
      <w:r w:rsidRPr="004B4927">
        <w:rPr>
          <w:lang w:val="en-GB"/>
        </w:rPr>
        <w:t xml:space="preserve">This document is for informational purposes only and the Commission cannot be held responsible for any use which may be made of the information contained therein. References to legal acts or documentation of the European Union (EU) cannot be perceived as amending legislation in force or other EU documentation. </w:t>
      </w:r>
    </w:p>
    <w:p w:rsidR="00C96BF2" w:rsidRPr="004B4927" w:rsidRDefault="00C96BF2" w:rsidP="00C96BF2">
      <w:pPr>
        <w:pBdr>
          <w:bottom w:val="single" w:sz="6" w:space="1" w:color="auto"/>
        </w:pBdr>
        <w:rPr>
          <w:lang w:val="en-GB"/>
        </w:rPr>
      </w:pPr>
      <w:r w:rsidRPr="004B4927">
        <w:rPr>
          <w:lang w:val="en-GB"/>
        </w:rPr>
        <w:t xml:space="preserve">The document contains a brief overview of technical nature and is not supplementing or amending terms and conditions of any procurement procedure; therefore, no compensation claim can be based of the contents of the present document. </w:t>
      </w:r>
    </w:p>
    <w:p w:rsidR="00C96BF2" w:rsidRPr="004B4927" w:rsidRDefault="00C96BF2" w:rsidP="00C96BF2">
      <w:pPr>
        <w:spacing w:before="120" w:after="120"/>
        <w:rPr>
          <w:rFonts w:cs="Tahoma"/>
          <w:color w:val="000000" w:themeColor="text1"/>
          <w:szCs w:val="24"/>
          <w:lang w:val="en-GB" w:eastAsia="fr-FR"/>
        </w:rPr>
      </w:pPr>
      <w:r w:rsidRPr="004B4927">
        <w:rPr>
          <w:rFonts w:cs="Tahoma"/>
          <w:color w:val="000000" w:themeColor="text1"/>
          <w:szCs w:val="24"/>
          <w:lang w:val="en-GB" w:eastAsia="fr-FR"/>
        </w:rPr>
        <w:t>The information and views set out in this publication are those of the author(s) and do not necessarily reflect the official opinion of the European Commission. The European Commission does not guarantee the accuracy of the data included in this document. Neither the European Commission nor any person acting on the European Commission’s behalf may be held responsible for the use which may be made of the information contained therein</w:t>
      </w:r>
      <w:bookmarkStart w:id="2" w:name="Pays"/>
      <w:bookmarkEnd w:id="2"/>
    </w:p>
    <w:p w:rsidR="00C96BF2" w:rsidRPr="004B4927" w:rsidRDefault="00C96BF2" w:rsidP="00C96BF2">
      <w:pPr>
        <w:rPr>
          <w:lang w:val="en-GB" w:eastAsia="fr-FR"/>
        </w:rPr>
      </w:pPr>
    </w:p>
    <w:p w:rsidR="00C96BF2" w:rsidRPr="004B4927" w:rsidRDefault="00C96BF2" w:rsidP="00C96BF2">
      <w:pPr>
        <w:rPr>
          <w:lang w:val="en-GB" w:eastAsia="fr-FR"/>
        </w:rPr>
      </w:pPr>
    </w:p>
    <w:p w:rsidR="00C96BF2" w:rsidRPr="004B4927" w:rsidRDefault="00C96BF2" w:rsidP="00C96BF2">
      <w:pPr>
        <w:rPr>
          <w:lang w:val="en-GB" w:eastAsia="fr-FR"/>
        </w:rPr>
      </w:pPr>
    </w:p>
    <w:p w:rsidR="00C96BF2" w:rsidRPr="004B4927" w:rsidRDefault="00C96BF2" w:rsidP="000E6C68">
      <w:pPr>
        <w:rPr>
          <w:lang w:val="en-GB" w:eastAsia="fr-FR"/>
        </w:rPr>
      </w:pPr>
    </w:p>
    <w:p w:rsidR="00C96BF2" w:rsidRPr="004B4927" w:rsidRDefault="00C96BF2" w:rsidP="000E6C68">
      <w:pPr>
        <w:rPr>
          <w:lang w:val="en-GB" w:eastAsia="fr-FR"/>
        </w:rPr>
      </w:pPr>
    </w:p>
    <w:p w:rsidR="00C96BF2" w:rsidRPr="004B4927" w:rsidRDefault="00C96BF2" w:rsidP="000E6C68">
      <w:pPr>
        <w:rPr>
          <w:lang w:val="en-GB" w:eastAsia="fr-FR"/>
        </w:rPr>
      </w:pPr>
    </w:p>
    <w:p w:rsidR="00C96BF2" w:rsidRDefault="00C96BF2" w:rsidP="00C96BF2">
      <w:pPr>
        <w:spacing w:after="120"/>
        <w:rPr>
          <w:b/>
          <w:sz w:val="18"/>
          <w:szCs w:val="18"/>
          <w:lang w:val="en-GB"/>
        </w:rPr>
      </w:pPr>
    </w:p>
    <w:p w:rsidR="000E6C68" w:rsidRPr="004B4927" w:rsidRDefault="000E6C68" w:rsidP="00C96BF2">
      <w:pPr>
        <w:spacing w:after="120"/>
        <w:rPr>
          <w:b/>
          <w:sz w:val="18"/>
          <w:szCs w:val="18"/>
          <w:lang w:val="en-GB"/>
        </w:rPr>
      </w:pPr>
    </w:p>
    <w:p w:rsidR="00C96BF2" w:rsidRPr="004B4927" w:rsidRDefault="00C96BF2" w:rsidP="00C96BF2">
      <w:pPr>
        <w:spacing w:after="120"/>
        <w:rPr>
          <w:b/>
          <w:sz w:val="18"/>
          <w:szCs w:val="18"/>
          <w:lang w:val="en-GB"/>
        </w:rPr>
      </w:pPr>
    </w:p>
    <w:p w:rsidR="00C96BF2" w:rsidRPr="004B4927" w:rsidRDefault="00C96BF2" w:rsidP="00C96BF2">
      <w:pPr>
        <w:spacing w:after="120"/>
        <w:rPr>
          <w:b/>
          <w:sz w:val="18"/>
          <w:szCs w:val="18"/>
          <w:lang w:val="en-GB"/>
        </w:rPr>
      </w:pPr>
      <w:r w:rsidRPr="004B4927">
        <w:rPr>
          <w:b/>
          <w:sz w:val="18"/>
          <w:szCs w:val="18"/>
          <w:lang w:val="en-GB"/>
        </w:rPr>
        <w:t>EUROPEAN COMMISSION</w:t>
      </w:r>
    </w:p>
    <w:p w:rsidR="00C96BF2" w:rsidRPr="004B4927" w:rsidRDefault="00C96BF2" w:rsidP="00C96BF2">
      <w:pPr>
        <w:spacing w:after="0"/>
        <w:jc w:val="left"/>
        <w:rPr>
          <w:color w:val="000000" w:themeColor="text1"/>
          <w:sz w:val="16"/>
          <w:szCs w:val="16"/>
          <w:lang w:val="en-GB"/>
        </w:rPr>
      </w:pPr>
      <w:r w:rsidRPr="004B4927">
        <w:rPr>
          <w:color w:val="000000" w:themeColor="text1"/>
          <w:sz w:val="16"/>
          <w:szCs w:val="16"/>
          <w:lang w:val="en-GB"/>
        </w:rPr>
        <w:t>Directorate-General for Informatics</w:t>
      </w:r>
    </w:p>
    <w:p w:rsidR="00C96BF2" w:rsidRPr="004B4927" w:rsidRDefault="00C96BF2" w:rsidP="00C96BF2">
      <w:pPr>
        <w:spacing w:after="0"/>
        <w:jc w:val="left"/>
        <w:rPr>
          <w:color w:val="000000" w:themeColor="text1"/>
          <w:sz w:val="16"/>
          <w:szCs w:val="16"/>
          <w:lang w:val="en-GB"/>
        </w:rPr>
      </w:pPr>
      <w:r w:rsidRPr="004B4927">
        <w:rPr>
          <w:color w:val="000000" w:themeColor="text1"/>
          <w:sz w:val="16"/>
          <w:szCs w:val="16"/>
          <w:lang w:val="en-GB"/>
        </w:rPr>
        <w:t>Directorate B — Interoperability Solutions for public administrations, businesses and citizens</w:t>
      </w:r>
    </w:p>
    <w:p w:rsidR="00C96BF2" w:rsidRPr="00ED1E27" w:rsidRDefault="00C96BF2" w:rsidP="00C96BF2">
      <w:pPr>
        <w:spacing w:after="120"/>
        <w:jc w:val="left"/>
        <w:rPr>
          <w:i/>
          <w:color w:val="000000" w:themeColor="text1"/>
          <w:sz w:val="16"/>
          <w:szCs w:val="16"/>
          <w:lang w:val="it-IT"/>
        </w:rPr>
      </w:pPr>
      <w:r w:rsidRPr="00ED1E27">
        <w:rPr>
          <w:color w:val="000000" w:themeColor="text1"/>
          <w:sz w:val="16"/>
          <w:szCs w:val="16"/>
          <w:lang w:val="it-IT"/>
        </w:rPr>
        <w:t>Unit B6 — ISA</w:t>
      </w:r>
      <w:r w:rsidRPr="00ED1E27">
        <w:rPr>
          <w:color w:val="000000" w:themeColor="text1"/>
          <w:sz w:val="16"/>
          <w:szCs w:val="16"/>
          <w:vertAlign w:val="superscript"/>
          <w:lang w:val="it-IT"/>
        </w:rPr>
        <w:t>2</w:t>
      </w:r>
      <w:r w:rsidRPr="00ED1E27">
        <w:rPr>
          <w:color w:val="000000" w:themeColor="text1"/>
          <w:sz w:val="16"/>
          <w:szCs w:val="16"/>
          <w:lang w:val="it-IT"/>
        </w:rPr>
        <w:t xml:space="preserve"> </w:t>
      </w:r>
      <w:proofErr w:type="spellStart"/>
      <w:r w:rsidRPr="00ED1E27">
        <w:rPr>
          <w:color w:val="000000" w:themeColor="text1"/>
          <w:sz w:val="16"/>
          <w:szCs w:val="16"/>
          <w:lang w:val="it-IT"/>
        </w:rPr>
        <w:t>Programme</w:t>
      </w:r>
      <w:proofErr w:type="spellEnd"/>
    </w:p>
    <w:p w:rsidR="00C96BF2" w:rsidRPr="00ED1E27" w:rsidRDefault="00C96BF2" w:rsidP="00C96BF2">
      <w:pPr>
        <w:spacing w:after="120"/>
        <w:jc w:val="left"/>
        <w:rPr>
          <w:i/>
          <w:sz w:val="16"/>
          <w:szCs w:val="16"/>
          <w:lang w:val="it-IT"/>
        </w:rPr>
      </w:pPr>
      <w:proofErr w:type="spellStart"/>
      <w:r w:rsidRPr="00ED1E27">
        <w:rPr>
          <w:i/>
          <w:sz w:val="16"/>
          <w:szCs w:val="16"/>
          <w:lang w:val="it-IT"/>
        </w:rPr>
        <w:t>Contact</w:t>
      </w:r>
      <w:proofErr w:type="spellEnd"/>
      <w:r w:rsidRPr="00ED1E27">
        <w:rPr>
          <w:i/>
          <w:sz w:val="16"/>
          <w:szCs w:val="16"/>
          <w:lang w:val="it-IT"/>
        </w:rPr>
        <w:t>:</w:t>
      </w:r>
      <w:r w:rsidR="00A95CFC" w:rsidRPr="00ED1E27">
        <w:rPr>
          <w:sz w:val="16"/>
          <w:szCs w:val="16"/>
          <w:lang w:val="it-IT"/>
        </w:rPr>
        <w:tab/>
        <w:t xml:space="preserve">Marco Martini </w:t>
      </w:r>
    </w:p>
    <w:p w:rsidR="00C96BF2" w:rsidRPr="00ED1E27" w:rsidRDefault="00C96BF2" w:rsidP="00C96BF2">
      <w:pPr>
        <w:tabs>
          <w:tab w:val="left" w:pos="709"/>
        </w:tabs>
        <w:spacing w:after="120"/>
        <w:ind w:left="709" w:hanging="709"/>
        <w:jc w:val="left"/>
        <w:rPr>
          <w:sz w:val="16"/>
          <w:szCs w:val="16"/>
          <w:lang w:val="it-IT"/>
        </w:rPr>
      </w:pPr>
      <w:r w:rsidRPr="00ED1E27">
        <w:rPr>
          <w:i/>
          <w:sz w:val="16"/>
          <w:szCs w:val="16"/>
          <w:lang w:val="it-IT"/>
        </w:rPr>
        <w:t>E-mail:</w:t>
      </w:r>
      <w:r w:rsidRPr="00ED1E27">
        <w:rPr>
          <w:i/>
          <w:sz w:val="16"/>
          <w:szCs w:val="16"/>
          <w:lang w:val="it-IT"/>
        </w:rPr>
        <w:tab/>
      </w:r>
      <w:hyperlink r:id="rId12" w:history="1">
        <w:r w:rsidR="00A95CFC" w:rsidRPr="00ED1E27">
          <w:rPr>
            <w:rStyle w:val="Hyperlink"/>
            <w:sz w:val="16"/>
            <w:szCs w:val="16"/>
            <w:lang w:val="it-IT"/>
          </w:rPr>
          <w:t>Marco.MARTINI@ec.europa.eu</w:t>
        </w:r>
      </w:hyperlink>
      <w:r w:rsidR="00A95CFC" w:rsidRPr="00ED1E27">
        <w:rPr>
          <w:color w:val="FF0000"/>
          <w:sz w:val="16"/>
          <w:szCs w:val="16"/>
          <w:lang w:val="it-IT"/>
        </w:rPr>
        <w:t xml:space="preserve"> </w:t>
      </w:r>
      <w:r w:rsidRPr="00ED1E27">
        <w:rPr>
          <w:i/>
          <w:sz w:val="16"/>
          <w:szCs w:val="16"/>
          <w:lang w:val="it-IT"/>
        </w:rPr>
        <w:br/>
      </w:r>
    </w:p>
    <w:p w:rsidR="00C96BF2" w:rsidRPr="004B4927" w:rsidRDefault="00C96BF2" w:rsidP="00C96BF2">
      <w:pPr>
        <w:spacing w:after="0"/>
        <w:jc w:val="left"/>
        <w:rPr>
          <w:rFonts w:ascii="Verdana" w:hAnsi="Verdana"/>
          <w:sz w:val="16"/>
          <w:szCs w:val="16"/>
          <w:lang w:val="en-GB"/>
        </w:rPr>
        <w:sectPr w:rsidR="00C96BF2" w:rsidRPr="004B4927" w:rsidSect="007A5E79">
          <w:headerReference w:type="default" r:id="rId13"/>
          <w:footerReference w:type="default" r:id="rId14"/>
          <w:headerReference w:type="first" r:id="rId15"/>
          <w:footerReference w:type="first" r:id="rId16"/>
          <w:pgSz w:w="11907" w:h="16839" w:code="9"/>
          <w:pgMar w:top="1418" w:right="1225" w:bottom="1701" w:left="1418" w:header="567" w:footer="493" w:gutter="0"/>
          <w:pgNumType w:start="0"/>
          <w:cols w:space="720"/>
          <w:titlePg/>
          <w:docGrid w:linePitch="326"/>
        </w:sectPr>
      </w:pPr>
      <w:r w:rsidRPr="004B4927">
        <w:rPr>
          <w:i/>
          <w:sz w:val="16"/>
          <w:szCs w:val="16"/>
          <w:lang w:val="en-GB"/>
        </w:rPr>
        <w:t>European Commission</w:t>
      </w:r>
      <w:r w:rsidRPr="004B4927">
        <w:rPr>
          <w:i/>
          <w:sz w:val="16"/>
          <w:szCs w:val="16"/>
          <w:lang w:val="en-GB"/>
        </w:rPr>
        <w:br/>
        <w:t>B-1049 Brussels</w:t>
      </w:r>
    </w:p>
    <w:p w:rsidR="00B162EA" w:rsidRPr="004B4927" w:rsidRDefault="00B162EA" w:rsidP="00B162EA">
      <w:pPr>
        <w:rPr>
          <w:lang w:val="en-GB" w:eastAsia="fr-FR"/>
        </w:rPr>
      </w:pPr>
      <w:bookmarkStart w:id="3" w:name="_Toc490739620"/>
    </w:p>
    <w:p w:rsidR="00B162EA" w:rsidRPr="004B4927" w:rsidRDefault="00B162EA" w:rsidP="00B162EA">
      <w:pPr>
        <w:rPr>
          <w:lang w:val="en-GB"/>
        </w:rPr>
      </w:pPr>
    </w:p>
    <w:p w:rsidR="00B162EA" w:rsidRPr="004B4927" w:rsidRDefault="00B162EA" w:rsidP="00B162EA">
      <w:pPr>
        <w:rPr>
          <w:lang w:val="en-GB"/>
        </w:rPr>
      </w:pPr>
    </w:p>
    <w:p w:rsidR="00B162EA" w:rsidRPr="004B4927" w:rsidRDefault="00B162EA" w:rsidP="00B162EA">
      <w:pPr>
        <w:rPr>
          <w:lang w:val="en-GB"/>
        </w:rPr>
      </w:pPr>
    </w:p>
    <w:p w:rsidR="00B162EA" w:rsidRPr="004B4927" w:rsidRDefault="00B162EA" w:rsidP="00B162EA">
      <w:pPr>
        <w:rPr>
          <w:lang w:val="en-GB"/>
        </w:rPr>
      </w:pPr>
    </w:p>
    <w:p w:rsidR="006017D6" w:rsidRPr="004B4927" w:rsidRDefault="006017D6" w:rsidP="00B162EA">
      <w:pPr>
        <w:rPr>
          <w:lang w:val="en-GB"/>
        </w:rPr>
      </w:pPr>
    </w:p>
    <w:p w:rsidR="00B162EA" w:rsidRPr="004B4927" w:rsidRDefault="00B162EA" w:rsidP="00B162EA">
      <w:pPr>
        <w:rPr>
          <w:lang w:val="en-GB"/>
        </w:rPr>
      </w:pPr>
    </w:p>
    <w:p w:rsidR="00B162EA" w:rsidRPr="004B4927" w:rsidRDefault="00B162EA" w:rsidP="00B162EA">
      <w:pPr>
        <w:rPr>
          <w:lang w:val="en-GB"/>
        </w:rPr>
      </w:pPr>
    </w:p>
    <w:tbl>
      <w:tblPr>
        <w:tblpPr w:leftFromText="181" w:rightFromText="181" w:vertAnchor="page" w:horzAnchor="margin" w:tblpY="5919"/>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4"/>
      </w:tblGrid>
      <w:tr w:rsidR="00B162EA" w:rsidRPr="00936A5B" w:rsidTr="009867B6">
        <w:trPr>
          <w:trHeight w:val="1975"/>
        </w:trPr>
        <w:tc>
          <w:tcPr>
            <w:tcW w:w="9204" w:type="dxa"/>
          </w:tcPr>
          <w:p w:rsidR="00B162EA" w:rsidRPr="004B4927" w:rsidRDefault="00B162EA" w:rsidP="009867B6">
            <w:pPr>
              <w:spacing w:before="360" w:after="120"/>
              <w:jc w:val="center"/>
              <w:rPr>
                <w:sz w:val="18"/>
                <w:szCs w:val="18"/>
                <w:lang w:val="en-GB"/>
              </w:rPr>
            </w:pPr>
            <w:r w:rsidRPr="004B4927">
              <w:rPr>
                <w:b/>
                <w:i/>
                <w:sz w:val="18"/>
                <w:szCs w:val="18"/>
                <w:lang w:val="en-GB"/>
              </w:rPr>
              <w:t xml:space="preserve">EUROPE DIRECT is a service to help you find answers </w:t>
            </w:r>
            <w:r w:rsidRPr="004B4927">
              <w:rPr>
                <w:sz w:val="18"/>
                <w:szCs w:val="18"/>
                <w:lang w:val="en-GB"/>
              </w:rPr>
              <w:br/>
            </w:r>
            <w:r w:rsidRPr="004B4927">
              <w:rPr>
                <w:b/>
                <w:i/>
                <w:sz w:val="18"/>
                <w:szCs w:val="18"/>
                <w:lang w:val="en-GB"/>
              </w:rPr>
              <w:t>to your questions about the European Union</w:t>
            </w:r>
          </w:p>
          <w:p w:rsidR="00B162EA" w:rsidRPr="004B4927" w:rsidRDefault="00B162EA" w:rsidP="009867B6">
            <w:pPr>
              <w:spacing w:before="120" w:after="120"/>
              <w:jc w:val="center"/>
              <w:rPr>
                <w:sz w:val="18"/>
                <w:szCs w:val="18"/>
                <w:lang w:val="en-GB"/>
              </w:rPr>
            </w:pPr>
            <w:r w:rsidRPr="004B4927">
              <w:rPr>
                <w:sz w:val="18"/>
                <w:szCs w:val="18"/>
                <w:lang w:val="en-GB"/>
              </w:rPr>
              <w:t>Freephone number (*):</w:t>
            </w:r>
            <w:r w:rsidRPr="004B4927">
              <w:rPr>
                <w:sz w:val="18"/>
                <w:szCs w:val="18"/>
                <w:lang w:val="en-GB"/>
              </w:rPr>
              <w:br/>
              <w:t>00 800 6 7 8 9 10 11</w:t>
            </w:r>
          </w:p>
          <w:p w:rsidR="00B162EA" w:rsidRPr="004B4927" w:rsidRDefault="00B162EA" w:rsidP="009867B6">
            <w:pPr>
              <w:spacing w:before="120" w:after="120"/>
              <w:jc w:val="center"/>
              <w:rPr>
                <w:sz w:val="14"/>
                <w:szCs w:val="14"/>
                <w:lang w:val="en-GB"/>
              </w:rPr>
            </w:pPr>
            <w:r w:rsidRPr="004B4927">
              <w:rPr>
                <w:sz w:val="14"/>
                <w:szCs w:val="14"/>
                <w:lang w:val="en-GB"/>
              </w:rPr>
              <w:t>(*) The information given is free, as are most calls (though some operators, phone boxes or hotels may charge you)</w:t>
            </w:r>
          </w:p>
        </w:tc>
      </w:tr>
    </w:tbl>
    <w:p w:rsidR="00B162EA" w:rsidRPr="004B4927" w:rsidRDefault="00B162EA" w:rsidP="00B162EA">
      <w:pPr>
        <w:rPr>
          <w:lang w:val="en-GB"/>
        </w:rPr>
      </w:pPr>
    </w:p>
    <w:p w:rsidR="00B162EA" w:rsidRPr="004B4927" w:rsidRDefault="00B162EA" w:rsidP="00B162EA">
      <w:pPr>
        <w:spacing w:after="120"/>
        <w:rPr>
          <w:b/>
          <w:sz w:val="18"/>
          <w:szCs w:val="18"/>
          <w:lang w:val="en-GB"/>
        </w:rPr>
      </w:pPr>
      <w:r w:rsidRPr="004B4927">
        <w:rPr>
          <w:b/>
          <w:sz w:val="18"/>
          <w:szCs w:val="18"/>
          <w:lang w:val="en-GB"/>
        </w:rPr>
        <w:t>LEGAL NOTICE</w:t>
      </w:r>
    </w:p>
    <w:p w:rsidR="00B162EA" w:rsidRPr="004B4927" w:rsidRDefault="00B162EA" w:rsidP="00B162EA">
      <w:pPr>
        <w:jc w:val="left"/>
        <w:rPr>
          <w:sz w:val="16"/>
          <w:szCs w:val="16"/>
          <w:lang w:val="en-GB"/>
        </w:rPr>
      </w:pPr>
      <w:r w:rsidRPr="004B4927">
        <w:rPr>
          <w:sz w:val="16"/>
          <w:szCs w:val="16"/>
          <w:lang w:val="en-GB"/>
        </w:rPr>
        <w:t>This document has been prepared for the European Commission however it reflects the views only of the authors, and the Commission cannot be held responsible for any use which may be made of the information contained therein.</w:t>
      </w:r>
    </w:p>
    <w:p w:rsidR="00B162EA" w:rsidRPr="004B4927" w:rsidRDefault="00B162EA" w:rsidP="00B162EA">
      <w:pPr>
        <w:jc w:val="left"/>
        <w:rPr>
          <w:sz w:val="16"/>
          <w:szCs w:val="16"/>
          <w:lang w:val="en-GB"/>
        </w:rPr>
      </w:pPr>
      <w:r w:rsidRPr="004B4927">
        <w:rPr>
          <w:sz w:val="16"/>
          <w:szCs w:val="16"/>
          <w:lang w:val="en-GB"/>
        </w:rPr>
        <w:t>More information on the European Union is available on the Internet (http://www.europa.eu).</w:t>
      </w:r>
    </w:p>
    <w:p w:rsidR="00B162EA" w:rsidRPr="004B4927" w:rsidRDefault="00B162EA" w:rsidP="00B162EA">
      <w:pPr>
        <w:jc w:val="left"/>
        <w:rPr>
          <w:sz w:val="16"/>
          <w:szCs w:val="16"/>
          <w:lang w:val="en-GB"/>
        </w:rPr>
      </w:pPr>
      <w:r w:rsidRPr="004B4927">
        <w:rPr>
          <w:sz w:val="16"/>
          <w:szCs w:val="16"/>
          <w:lang w:val="en-GB"/>
        </w:rPr>
        <w:t>Luxembourg: Publications Office of the European Union, 2014</w:t>
      </w:r>
    </w:p>
    <w:tbl>
      <w:tblPr>
        <w:tblStyle w:val="TableGrid1"/>
        <w:tblW w:w="9310" w:type="dxa"/>
        <w:jc w:val="center"/>
        <w:tblBorders>
          <w:top w:val="dotted" w:sz="24" w:space="0" w:color="FFFFFF" w:themeColor="background1"/>
          <w:left w:val="dotted" w:sz="24" w:space="0" w:color="FFFFFF" w:themeColor="background1"/>
          <w:bottom w:val="dotted" w:sz="24" w:space="0" w:color="FFFFFF" w:themeColor="background1"/>
          <w:right w:val="dotted" w:sz="24" w:space="0" w:color="FFFFFF" w:themeColor="background1"/>
          <w:insideH w:val="dotted" w:sz="24" w:space="0" w:color="FFFFFF" w:themeColor="background1"/>
          <w:insideV w:val="dotted" w:sz="24" w:space="0" w:color="FFFFFF" w:themeColor="background1"/>
        </w:tblBorders>
        <w:tblLook w:val="04A0" w:firstRow="1" w:lastRow="0" w:firstColumn="1" w:lastColumn="0" w:noHBand="0" w:noVBand="1"/>
      </w:tblPr>
      <w:tblGrid>
        <w:gridCol w:w="1837"/>
        <w:gridCol w:w="1860"/>
        <w:gridCol w:w="1860"/>
        <w:gridCol w:w="1671"/>
        <w:gridCol w:w="2082"/>
      </w:tblGrid>
      <w:tr w:rsidR="00B162EA" w:rsidRPr="004B4927" w:rsidTr="009867B6">
        <w:trPr>
          <w:trHeight w:val="182"/>
          <w:jc w:val="center"/>
        </w:trPr>
        <w:tc>
          <w:tcPr>
            <w:tcW w:w="1837" w:type="dxa"/>
            <w:shd w:val="clear" w:color="auto" w:fill="92D050"/>
          </w:tcPr>
          <w:p w:rsidR="00B162EA" w:rsidRPr="004B4927" w:rsidRDefault="00B162EA" w:rsidP="009867B6">
            <w:pPr>
              <w:spacing w:after="0"/>
              <w:rPr>
                <w:sz w:val="16"/>
                <w:szCs w:val="16"/>
                <w:lang w:val="en-GB"/>
              </w:rPr>
            </w:pPr>
            <w:r w:rsidRPr="004B4927">
              <w:rPr>
                <w:sz w:val="16"/>
                <w:szCs w:val="16"/>
                <w:lang w:val="en-GB"/>
              </w:rPr>
              <w:t xml:space="preserve">Print </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ISBN </w:t>
            </w:r>
            <w:r w:rsidRPr="004B4927">
              <w:rPr>
                <w:color w:val="FF0000"/>
                <w:sz w:val="16"/>
                <w:szCs w:val="16"/>
                <w:lang w:val="en-GB"/>
              </w:rPr>
              <w:t>[number]</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ISSN </w:t>
            </w:r>
            <w:r w:rsidRPr="004B4927">
              <w:rPr>
                <w:color w:val="FF0000"/>
                <w:sz w:val="16"/>
                <w:szCs w:val="16"/>
                <w:lang w:val="en-GB"/>
              </w:rPr>
              <w:t>[number]</w:t>
            </w:r>
          </w:p>
        </w:tc>
        <w:tc>
          <w:tcPr>
            <w:tcW w:w="1671" w:type="dxa"/>
            <w:shd w:val="clear" w:color="auto" w:fill="92D050"/>
          </w:tcPr>
          <w:p w:rsidR="00B162EA" w:rsidRPr="004B4927" w:rsidRDefault="00B162EA" w:rsidP="009867B6">
            <w:pPr>
              <w:spacing w:after="0"/>
              <w:rPr>
                <w:color w:val="FF0000"/>
                <w:sz w:val="16"/>
                <w:szCs w:val="16"/>
                <w:lang w:val="en-GB"/>
              </w:rPr>
            </w:pPr>
            <w:proofErr w:type="spellStart"/>
            <w:r w:rsidRPr="004B4927">
              <w:rPr>
                <w:sz w:val="16"/>
                <w:szCs w:val="16"/>
                <w:lang w:val="en-GB"/>
              </w:rPr>
              <w:t>doi</w:t>
            </w:r>
            <w:proofErr w:type="spellEnd"/>
            <w:r w:rsidRPr="004B4927">
              <w:rPr>
                <w:sz w:val="16"/>
                <w:szCs w:val="16"/>
                <w:lang w:val="en-GB"/>
              </w:rPr>
              <w:t>:</w:t>
            </w:r>
            <w:r w:rsidRPr="004B4927">
              <w:rPr>
                <w:color w:val="FF0000"/>
                <w:sz w:val="16"/>
                <w:szCs w:val="16"/>
                <w:lang w:val="en-GB"/>
              </w:rPr>
              <w:t>[number]</w:t>
            </w:r>
          </w:p>
        </w:tc>
        <w:tc>
          <w:tcPr>
            <w:tcW w:w="2082" w:type="dxa"/>
            <w:shd w:val="clear" w:color="auto" w:fill="92D050"/>
          </w:tcPr>
          <w:p w:rsidR="00B162EA" w:rsidRPr="004B4927" w:rsidRDefault="00B162EA" w:rsidP="009867B6">
            <w:pPr>
              <w:spacing w:after="0"/>
              <w:rPr>
                <w:color w:val="FF0000"/>
                <w:sz w:val="16"/>
                <w:lang w:val="en-GB"/>
              </w:rPr>
            </w:pPr>
            <w:r w:rsidRPr="004B4927">
              <w:rPr>
                <w:color w:val="FF0000"/>
                <w:sz w:val="16"/>
                <w:lang w:val="en-GB"/>
              </w:rPr>
              <w:t>[Catalogue number]</w:t>
            </w:r>
          </w:p>
        </w:tc>
      </w:tr>
      <w:tr w:rsidR="00B162EA" w:rsidRPr="004B4927" w:rsidTr="009867B6">
        <w:trPr>
          <w:trHeight w:val="209"/>
          <w:jc w:val="center"/>
        </w:trPr>
        <w:tc>
          <w:tcPr>
            <w:tcW w:w="1837" w:type="dxa"/>
            <w:shd w:val="clear" w:color="auto" w:fill="92D050"/>
          </w:tcPr>
          <w:p w:rsidR="00B162EA" w:rsidRPr="004B4927" w:rsidRDefault="00B162EA" w:rsidP="009867B6">
            <w:pPr>
              <w:spacing w:after="0"/>
              <w:rPr>
                <w:sz w:val="16"/>
                <w:szCs w:val="16"/>
                <w:lang w:val="en-GB"/>
              </w:rPr>
            </w:pPr>
            <w:r w:rsidRPr="004B4927">
              <w:rPr>
                <w:sz w:val="16"/>
                <w:szCs w:val="16"/>
                <w:lang w:val="en-GB"/>
              </w:rPr>
              <w:t xml:space="preserve">PDF </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ISBN </w:t>
            </w:r>
            <w:r w:rsidRPr="004B4927">
              <w:rPr>
                <w:color w:val="FF0000"/>
                <w:sz w:val="16"/>
                <w:szCs w:val="16"/>
                <w:lang w:val="en-GB"/>
              </w:rPr>
              <w:t>[number]</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ISSN </w:t>
            </w:r>
            <w:r w:rsidRPr="004B4927">
              <w:rPr>
                <w:color w:val="FF0000"/>
                <w:sz w:val="16"/>
                <w:szCs w:val="16"/>
                <w:lang w:val="en-GB"/>
              </w:rPr>
              <w:t>[number]</w:t>
            </w:r>
          </w:p>
        </w:tc>
        <w:tc>
          <w:tcPr>
            <w:tcW w:w="1671" w:type="dxa"/>
            <w:shd w:val="clear" w:color="auto" w:fill="92D050"/>
          </w:tcPr>
          <w:p w:rsidR="00B162EA" w:rsidRPr="004B4927" w:rsidRDefault="00B162EA" w:rsidP="009867B6">
            <w:pPr>
              <w:spacing w:after="0"/>
              <w:rPr>
                <w:color w:val="FF0000"/>
                <w:sz w:val="16"/>
                <w:szCs w:val="16"/>
                <w:lang w:val="en-GB"/>
              </w:rPr>
            </w:pPr>
            <w:proofErr w:type="spellStart"/>
            <w:r w:rsidRPr="004B4927">
              <w:rPr>
                <w:sz w:val="16"/>
                <w:szCs w:val="16"/>
                <w:lang w:val="en-GB"/>
              </w:rPr>
              <w:t>doi</w:t>
            </w:r>
            <w:proofErr w:type="spellEnd"/>
            <w:r w:rsidRPr="004B4927">
              <w:rPr>
                <w:sz w:val="16"/>
                <w:szCs w:val="16"/>
                <w:lang w:val="en-GB"/>
              </w:rPr>
              <w:t>:</w:t>
            </w:r>
            <w:r w:rsidRPr="004B4927">
              <w:rPr>
                <w:color w:val="FF0000"/>
                <w:sz w:val="16"/>
                <w:szCs w:val="16"/>
                <w:lang w:val="en-GB"/>
              </w:rPr>
              <w:t>[number]</w:t>
            </w:r>
          </w:p>
        </w:tc>
        <w:tc>
          <w:tcPr>
            <w:tcW w:w="2082" w:type="dxa"/>
            <w:shd w:val="clear" w:color="auto" w:fill="92D050"/>
          </w:tcPr>
          <w:p w:rsidR="00B162EA" w:rsidRPr="004B4927" w:rsidRDefault="00B162EA" w:rsidP="009867B6">
            <w:pPr>
              <w:spacing w:after="0"/>
              <w:rPr>
                <w:sz w:val="16"/>
                <w:szCs w:val="16"/>
                <w:lang w:val="en-GB"/>
              </w:rPr>
            </w:pPr>
            <w:r w:rsidRPr="004B4927">
              <w:rPr>
                <w:color w:val="FF0000"/>
                <w:sz w:val="16"/>
                <w:lang w:val="en-GB"/>
              </w:rPr>
              <w:t>[Catalogue number]</w:t>
            </w:r>
          </w:p>
        </w:tc>
      </w:tr>
      <w:tr w:rsidR="00B162EA" w:rsidRPr="004B4927" w:rsidTr="009867B6">
        <w:trPr>
          <w:trHeight w:val="209"/>
          <w:jc w:val="center"/>
        </w:trPr>
        <w:tc>
          <w:tcPr>
            <w:tcW w:w="1837" w:type="dxa"/>
            <w:shd w:val="clear" w:color="auto" w:fill="92D050"/>
          </w:tcPr>
          <w:p w:rsidR="00B162EA" w:rsidRPr="004B4927" w:rsidRDefault="00B162EA" w:rsidP="009867B6">
            <w:pPr>
              <w:spacing w:after="0"/>
              <w:rPr>
                <w:sz w:val="16"/>
                <w:szCs w:val="16"/>
                <w:lang w:val="en-GB"/>
              </w:rPr>
            </w:pPr>
            <w:r w:rsidRPr="004B4927">
              <w:rPr>
                <w:sz w:val="16"/>
                <w:szCs w:val="16"/>
                <w:lang w:val="en-GB"/>
              </w:rPr>
              <w:t>EPUB</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ISBN </w:t>
            </w:r>
            <w:r w:rsidRPr="004B4927">
              <w:rPr>
                <w:color w:val="FF0000"/>
                <w:sz w:val="16"/>
                <w:szCs w:val="16"/>
                <w:lang w:val="en-GB"/>
              </w:rPr>
              <w:t>[number]</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ISSN </w:t>
            </w:r>
            <w:r w:rsidRPr="004B4927">
              <w:rPr>
                <w:color w:val="FF0000"/>
                <w:sz w:val="16"/>
                <w:szCs w:val="16"/>
                <w:lang w:val="en-GB"/>
              </w:rPr>
              <w:t>[number]</w:t>
            </w:r>
          </w:p>
        </w:tc>
        <w:tc>
          <w:tcPr>
            <w:tcW w:w="1671" w:type="dxa"/>
            <w:shd w:val="clear" w:color="auto" w:fill="92D050"/>
          </w:tcPr>
          <w:p w:rsidR="00B162EA" w:rsidRPr="004B4927" w:rsidRDefault="00B162EA" w:rsidP="009867B6">
            <w:pPr>
              <w:spacing w:after="0"/>
              <w:rPr>
                <w:color w:val="FF0000"/>
                <w:sz w:val="16"/>
                <w:szCs w:val="16"/>
                <w:lang w:val="en-GB"/>
              </w:rPr>
            </w:pPr>
            <w:proofErr w:type="spellStart"/>
            <w:r w:rsidRPr="004B4927">
              <w:rPr>
                <w:sz w:val="16"/>
                <w:szCs w:val="16"/>
                <w:lang w:val="en-GB"/>
              </w:rPr>
              <w:t>doi</w:t>
            </w:r>
            <w:proofErr w:type="spellEnd"/>
            <w:r w:rsidRPr="004B4927">
              <w:rPr>
                <w:sz w:val="16"/>
                <w:szCs w:val="16"/>
                <w:lang w:val="en-GB"/>
              </w:rPr>
              <w:t>:</w:t>
            </w:r>
            <w:r w:rsidRPr="004B4927">
              <w:rPr>
                <w:color w:val="FF0000"/>
                <w:sz w:val="16"/>
                <w:szCs w:val="16"/>
                <w:lang w:val="en-GB"/>
              </w:rPr>
              <w:t>[number]</w:t>
            </w:r>
          </w:p>
        </w:tc>
        <w:tc>
          <w:tcPr>
            <w:tcW w:w="2082" w:type="dxa"/>
            <w:shd w:val="clear" w:color="auto" w:fill="92D050"/>
          </w:tcPr>
          <w:p w:rsidR="00B162EA" w:rsidRPr="004B4927" w:rsidRDefault="00B162EA" w:rsidP="009867B6">
            <w:pPr>
              <w:spacing w:after="0"/>
              <w:rPr>
                <w:sz w:val="16"/>
                <w:lang w:val="en-GB"/>
              </w:rPr>
            </w:pPr>
            <w:r w:rsidRPr="004B4927">
              <w:rPr>
                <w:color w:val="FF0000"/>
                <w:sz w:val="16"/>
                <w:lang w:val="en-GB"/>
              </w:rPr>
              <w:t>[Catalogue number]</w:t>
            </w:r>
          </w:p>
        </w:tc>
      </w:tr>
    </w:tbl>
    <w:p w:rsidR="00B162EA" w:rsidRPr="004B4927" w:rsidRDefault="00B162EA" w:rsidP="00B162EA">
      <w:pPr>
        <w:spacing w:after="0"/>
        <w:jc w:val="left"/>
        <w:rPr>
          <w:sz w:val="16"/>
          <w:szCs w:val="16"/>
          <w:lang w:val="en-GB"/>
        </w:rPr>
      </w:pPr>
    </w:p>
    <w:p w:rsidR="00B162EA" w:rsidRPr="004B4927" w:rsidRDefault="00B162EA" w:rsidP="00B162EA">
      <w:pPr>
        <w:spacing w:after="0"/>
        <w:jc w:val="left"/>
        <w:rPr>
          <w:sz w:val="16"/>
          <w:szCs w:val="16"/>
          <w:lang w:val="en-GB"/>
        </w:rPr>
      </w:pPr>
      <w:r w:rsidRPr="004B4927">
        <w:rPr>
          <w:sz w:val="16"/>
          <w:szCs w:val="16"/>
          <w:lang w:val="en-GB"/>
        </w:rPr>
        <w:t>© European Union, 201</w:t>
      </w:r>
      <w:r w:rsidR="00B86038">
        <w:rPr>
          <w:sz w:val="16"/>
          <w:szCs w:val="16"/>
          <w:lang w:val="en-GB"/>
        </w:rPr>
        <w:t>8</w:t>
      </w:r>
    </w:p>
    <w:p w:rsidR="00B162EA" w:rsidRPr="004B4927" w:rsidRDefault="00B162EA" w:rsidP="00B162EA">
      <w:pPr>
        <w:jc w:val="left"/>
        <w:rPr>
          <w:sz w:val="16"/>
          <w:szCs w:val="16"/>
          <w:lang w:val="en-GB"/>
        </w:rPr>
      </w:pPr>
      <w:r w:rsidRPr="004B4927">
        <w:rPr>
          <w:sz w:val="16"/>
          <w:szCs w:val="16"/>
          <w:lang w:val="en-GB"/>
        </w:rPr>
        <w:t>Reproduction is authorised provided the source is acknowledged.</w:t>
      </w:r>
    </w:p>
    <w:p w:rsidR="00B162EA" w:rsidRPr="004B4927" w:rsidRDefault="00B162EA" w:rsidP="00B162EA">
      <w:pPr>
        <w:keepNext/>
        <w:spacing w:after="0"/>
        <w:jc w:val="left"/>
        <w:outlineLvl w:val="0"/>
        <w:rPr>
          <w:i/>
          <w:sz w:val="18"/>
          <w:lang w:val="en-GB" w:eastAsia="ko-KR"/>
        </w:rPr>
      </w:pPr>
      <w:r w:rsidRPr="004B4927">
        <w:rPr>
          <w:i/>
          <w:sz w:val="18"/>
          <w:lang w:val="en-GB" w:eastAsia="ko-KR"/>
        </w:rPr>
        <w:t xml:space="preserve">Printed in </w:t>
      </w:r>
      <w:r w:rsidRPr="004B4927">
        <w:rPr>
          <w:color w:val="FF0000"/>
          <w:sz w:val="16"/>
          <w:szCs w:val="16"/>
          <w:lang w:val="en-GB"/>
        </w:rPr>
        <w:t>[Country]</w:t>
      </w:r>
    </w:p>
    <w:p w:rsidR="00B162EA" w:rsidRPr="004B4927" w:rsidRDefault="00B162EA" w:rsidP="00B162EA">
      <w:pPr>
        <w:spacing w:after="0"/>
        <w:jc w:val="left"/>
        <w:rPr>
          <w:sz w:val="18"/>
          <w:lang w:val="en-GB" w:eastAsia="ko-KR"/>
        </w:rPr>
      </w:pPr>
    </w:p>
    <w:p w:rsidR="00B162EA" w:rsidRPr="004B4927" w:rsidRDefault="00B162EA" w:rsidP="00B162EA">
      <w:pPr>
        <w:spacing w:after="0"/>
        <w:jc w:val="left"/>
        <w:rPr>
          <w:rFonts w:cs="Arial"/>
          <w:smallCaps/>
          <w:sz w:val="16"/>
          <w:szCs w:val="16"/>
          <w:lang w:val="en-GB" w:eastAsia="ko-KR"/>
        </w:rPr>
      </w:pPr>
      <w:r w:rsidRPr="004B4927">
        <w:rPr>
          <w:rFonts w:cs="Arial"/>
          <w:smallCaps/>
          <w:sz w:val="16"/>
          <w:szCs w:val="16"/>
          <w:lang w:val="en-GB" w:eastAsia="ko-KR"/>
        </w:rPr>
        <w:t>Printed on elemental chlorine-free bleached paper (</w:t>
      </w:r>
      <w:r w:rsidRPr="004B4927">
        <w:rPr>
          <w:rFonts w:cs="Arial"/>
          <w:caps/>
          <w:sz w:val="16"/>
          <w:szCs w:val="16"/>
          <w:lang w:val="en-GB" w:eastAsia="ko-KR"/>
        </w:rPr>
        <w:t>ecf</w:t>
      </w:r>
      <w:r w:rsidRPr="004B4927">
        <w:rPr>
          <w:rFonts w:cs="Arial"/>
          <w:smallCaps/>
          <w:sz w:val="16"/>
          <w:szCs w:val="16"/>
          <w:lang w:val="en-GB" w:eastAsia="ko-KR"/>
        </w:rPr>
        <w:t>)</w:t>
      </w:r>
    </w:p>
    <w:p w:rsidR="00B162EA" w:rsidRPr="004B4927" w:rsidRDefault="00B162EA" w:rsidP="00B162EA">
      <w:pPr>
        <w:spacing w:after="0"/>
        <w:jc w:val="left"/>
        <w:rPr>
          <w:rFonts w:cs="Arial"/>
          <w:smallCaps/>
          <w:sz w:val="16"/>
          <w:szCs w:val="16"/>
          <w:lang w:val="en-GB" w:eastAsia="ko-KR"/>
        </w:rPr>
      </w:pPr>
    </w:p>
    <w:p w:rsidR="00B162EA" w:rsidRPr="004B4927" w:rsidRDefault="00B162EA" w:rsidP="00B162EA">
      <w:pPr>
        <w:spacing w:after="0"/>
        <w:jc w:val="left"/>
        <w:rPr>
          <w:rFonts w:cs="Arial"/>
          <w:smallCaps/>
          <w:sz w:val="16"/>
          <w:szCs w:val="16"/>
          <w:lang w:val="en-GB" w:eastAsia="ko-KR"/>
        </w:rPr>
      </w:pPr>
      <w:r w:rsidRPr="004B4927">
        <w:rPr>
          <w:rFonts w:cs="Arial"/>
          <w:smallCaps/>
          <w:sz w:val="16"/>
          <w:szCs w:val="16"/>
          <w:lang w:val="en-GB" w:eastAsia="ko-KR"/>
        </w:rPr>
        <w:t>Printed on totally chlorine-free bleached paper (</w:t>
      </w:r>
      <w:r w:rsidRPr="004B4927">
        <w:rPr>
          <w:rFonts w:cs="Arial"/>
          <w:caps/>
          <w:sz w:val="16"/>
          <w:szCs w:val="16"/>
          <w:lang w:val="en-GB" w:eastAsia="ko-KR"/>
        </w:rPr>
        <w:t>tcf</w:t>
      </w:r>
      <w:r w:rsidRPr="004B4927">
        <w:rPr>
          <w:rFonts w:cs="Arial"/>
          <w:smallCaps/>
          <w:sz w:val="16"/>
          <w:szCs w:val="16"/>
          <w:lang w:val="en-GB" w:eastAsia="ko-KR"/>
        </w:rPr>
        <w:t xml:space="preserve">) </w:t>
      </w:r>
    </w:p>
    <w:p w:rsidR="00B162EA" w:rsidRPr="004B4927" w:rsidRDefault="00B162EA" w:rsidP="00B162EA">
      <w:pPr>
        <w:spacing w:after="0"/>
        <w:jc w:val="left"/>
        <w:rPr>
          <w:rFonts w:cs="Arial"/>
          <w:smallCaps/>
          <w:sz w:val="16"/>
          <w:szCs w:val="16"/>
          <w:lang w:val="en-GB" w:eastAsia="ko-KR"/>
        </w:rPr>
      </w:pPr>
    </w:p>
    <w:p w:rsidR="00B162EA" w:rsidRPr="004B4927" w:rsidRDefault="00B162EA" w:rsidP="00B162EA">
      <w:pPr>
        <w:spacing w:after="0"/>
        <w:jc w:val="left"/>
        <w:rPr>
          <w:rFonts w:cs="Arial"/>
          <w:smallCaps/>
          <w:sz w:val="16"/>
          <w:szCs w:val="16"/>
          <w:lang w:val="en-GB" w:eastAsia="ko-KR"/>
        </w:rPr>
      </w:pPr>
      <w:r w:rsidRPr="004B4927">
        <w:rPr>
          <w:rFonts w:cs="Arial"/>
          <w:smallCaps/>
          <w:sz w:val="16"/>
          <w:szCs w:val="16"/>
          <w:lang w:val="en-GB" w:eastAsia="ko-KR"/>
        </w:rPr>
        <w:t>Printed on recycled paper</w:t>
      </w:r>
    </w:p>
    <w:p w:rsidR="00B162EA" w:rsidRPr="004B4927" w:rsidRDefault="00B162EA" w:rsidP="00B162EA">
      <w:pPr>
        <w:spacing w:after="0"/>
        <w:jc w:val="left"/>
        <w:rPr>
          <w:rFonts w:cs="Arial"/>
          <w:smallCaps/>
          <w:sz w:val="16"/>
          <w:szCs w:val="16"/>
          <w:lang w:val="en-GB" w:eastAsia="ko-KR"/>
        </w:rPr>
      </w:pPr>
    </w:p>
    <w:p w:rsidR="00B162EA" w:rsidRPr="004B4927" w:rsidRDefault="00B162EA" w:rsidP="00B162EA">
      <w:pPr>
        <w:spacing w:after="0"/>
        <w:jc w:val="left"/>
        <w:rPr>
          <w:rFonts w:cs="Arial"/>
          <w:smallCaps/>
          <w:sz w:val="16"/>
          <w:szCs w:val="16"/>
          <w:lang w:val="en-GB" w:eastAsia="ko-KR"/>
        </w:rPr>
      </w:pPr>
      <w:r w:rsidRPr="004B4927">
        <w:rPr>
          <w:rFonts w:cs="Arial"/>
          <w:smallCaps/>
          <w:sz w:val="16"/>
          <w:szCs w:val="16"/>
          <w:lang w:val="en-GB" w:eastAsia="ko-KR"/>
        </w:rPr>
        <w:t>Printed on process chlorine-free recycled paper (</w:t>
      </w:r>
      <w:r w:rsidRPr="004B4927">
        <w:rPr>
          <w:rFonts w:cs="Arial"/>
          <w:caps/>
          <w:sz w:val="16"/>
          <w:szCs w:val="16"/>
          <w:lang w:val="en-GB" w:eastAsia="ko-KR"/>
        </w:rPr>
        <w:t>pcf</w:t>
      </w:r>
      <w:r w:rsidRPr="004B4927">
        <w:rPr>
          <w:rFonts w:cs="Arial"/>
          <w:smallCaps/>
          <w:sz w:val="16"/>
          <w:szCs w:val="16"/>
          <w:lang w:val="en-GB" w:eastAsia="ko-KR"/>
        </w:rPr>
        <w:t>)</w:t>
      </w:r>
    </w:p>
    <w:p w:rsidR="00B162EA" w:rsidRPr="004B4927" w:rsidRDefault="00B162EA" w:rsidP="00B162EA">
      <w:pPr>
        <w:jc w:val="left"/>
        <w:rPr>
          <w:color w:val="FF0000"/>
          <w:sz w:val="16"/>
          <w:szCs w:val="16"/>
          <w:lang w:val="en-GB"/>
        </w:rPr>
      </w:pPr>
    </w:p>
    <w:p w:rsidR="00B162EA" w:rsidRPr="00ED1E27" w:rsidRDefault="00B86038" w:rsidP="00B162EA">
      <w:pPr>
        <w:rPr>
          <w:sz w:val="16"/>
          <w:szCs w:val="16"/>
          <w:lang w:val="pt-PT"/>
        </w:rPr>
      </w:pPr>
      <w:proofErr w:type="spellStart"/>
      <w:proofErr w:type="gramStart"/>
      <w:r w:rsidRPr="00ED1E27">
        <w:rPr>
          <w:sz w:val="16"/>
          <w:szCs w:val="16"/>
          <w:lang w:val="pt-PT"/>
        </w:rPr>
        <w:t>Image</w:t>
      </w:r>
      <w:proofErr w:type="spellEnd"/>
      <w:r w:rsidRPr="00ED1E27">
        <w:rPr>
          <w:sz w:val="16"/>
          <w:szCs w:val="16"/>
          <w:lang w:val="pt-PT"/>
        </w:rPr>
        <w:t>(s</w:t>
      </w:r>
      <w:proofErr w:type="gramEnd"/>
      <w:r w:rsidRPr="00ED1E27">
        <w:rPr>
          <w:sz w:val="16"/>
          <w:szCs w:val="16"/>
          <w:lang w:val="pt-PT"/>
        </w:rPr>
        <w:t xml:space="preserve">) © DIGIT B4, 2018 </w:t>
      </w:r>
    </w:p>
    <w:p w:rsidR="00B162EA" w:rsidRPr="00ED1E27" w:rsidRDefault="00B162EA" w:rsidP="00B162EA">
      <w:pPr>
        <w:rPr>
          <w:color w:val="FF0000"/>
          <w:sz w:val="16"/>
          <w:szCs w:val="16"/>
          <w:lang w:val="pt-PT"/>
        </w:rPr>
      </w:pPr>
    </w:p>
    <w:p w:rsidR="00B162EA" w:rsidRPr="00ED1E27" w:rsidRDefault="00B162EA" w:rsidP="00BF6508">
      <w:pPr>
        <w:pStyle w:val="Heading0nonumber"/>
        <w:rPr>
          <w:lang w:val="pt-PT"/>
        </w:rPr>
      </w:pPr>
      <w:r w:rsidRPr="00ED1E27">
        <w:rPr>
          <w:lang w:val="pt-PT"/>
        </w:rPr>
        <w:lastRenderedPageBreak/>
        <w:t>DOCUMENT METADATA</w:t>
      </w:r>
    </w:p>
    <w:tbl>
      <w:tblPr>
        <w:tblpPr w:leftFromText="180" w:rightFromText="180" w:vertAnchor="text" w:horzAnchor="margin" w:tblpXSpec="center" w:tblpY="409"/>
        <w:tblW w:w="5570"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57" w:type="dxa"/>
          <w:left w:w="113" w:type="dxa"/>
          <w:bottom w:w="57" w:type="dxa"/>
          <w:right w:w="113" w:type="dxa"/>
        </w:tblCellMar>
        <w:tblLook w:val="00A0" w:firstRow="1" w:lastRow="0" w:firstColumn="1" w:lastColumn="0" w:noHBand="0" w:noVBand="0"/>
      </w:tblPr>
      <w:tblGrid>
        <w:gridCol w:w="2643"/>
        <w:gridCol w:w="7399"/>
      </w:tblGrid>
      <w:tr w:rsidR="00B162EA" w:rsidRPr="004B4927" w:rsidTr="00720942">
        <w:trPr>
          <w:trHeight w:val="444"/>
        </w:trPr>
        <w:tc>
          <w:tcPr>
            <w:tcW w:w="1316" w:type="pct"/>
            <w:shd w:val="clear" w:color="auto" w:fill="92D050"/>
            <w:vAlign w:val="center"/>
          </w:tcPr>
          <w:p w:rsidR="00B162EA" w:rsidRPr="004B4927" w:rsidRDefault="00720942" w:rsidP="00720942">
            <w:pPr>
              <w:keepNext/>
              <w:keepLines/>
              <w:tabs>
                <w:tab w:val="num" w:pos="-480"/>
              </w:tabs>
              <w:spacing w:after="0"/>
              <w:jc w:val="left"/>
              <w:outlineLvl w:val="4"/>
              <w:rPr>
                <w:rFonts w:eastAsiaTheme="majorEastAsia" w:cstheme="majorBidi"/>
                <w:b/>
                <w:color w:val="FFFFFF" w:themeColor="background1"/>
                <w:szCs w:val="22"/>
                <w:lang w:val="en-GB"/>
              </w:rPr>
            </w:pPr>
            <w:r>
              <w:rPr>
                <w:rFonts w:eastAsiaTheme="majorEastAsia" w:cstheme="majorBidi"/>
                <w:b/>
                <w:color w:val="FFFFFF" w:themeColor="background1"/>
                <w:szCs w:val="22"/>
                <w:lang w:val="en-GB"/>
              </w:rPr>
              <w:t>Property</w:t>
            </w:r>
          </w:p>
        </w:tc>
        <w:tc>
          <w:tcPr>
            <w:tcW w:w="3684" w:type="pct"/>
            <w:shd w:val="clear" w:color="auto" w:fill="2B9EC7"/>
            <w:vAlign w:val="center"/>
          </w:tcPr>
          <w:p w:rsidR="00B162EA" w:rsidRPr="00720942" w:rsidRDefault="00720942" w:rsidP="00720942">
            <w:pPr>
              <w:keepNext/>
              <w:keepLines/>
              <w:tabs>
                <w:tab w:val="num" w:pos="-480"/>
              </w:tabs>
              <w:spacing w:after="0"/>
              <w:jc w:val="left"/>
              <w:outlineLvl w:val="4"/>
              <w:rPr>
                <w:rFonts w:eastAsiaTheme="majorEastAsia" w:cstheme="majorBidi"/>
                <w:b/>
                <w:color w:val="FFFFFF" w:themeColor="background1"/>
                <w:szCs w:val="22"/>
                <w:lang w:val="en-GB"/>
              </w:rPr>
            </w:pPr>
            <w:r w:rsidRPr="00720942">
              <w:rPr>
                <w:rFonts w:eastAsiaTheme="majorEastAsia" w:cstheme="majorBidi"/>
                <w:b/>
                <w:color w:val="FFFFFF" w:themeColor="background1"/>
                <w:szCs w:val="22"/>
                <w:lang w:val="en-GB"/>
              </w:rPr>
              <w:t>Value</w:t>
            </w:r>
          </w:p>
        </w:tc>
      </w:tr>
      <w:tr w:rsidR="00720942" w:rsidRPr="004B4927" w:rsidTr="00720942">
        <w:trPr>
          <w:trHeight w:val="444"/>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Release date:</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noProof/>
                <w:color w:val="FFFFFF" w:themeColor="background1"/>
                <w:sz w:val="22"/>
                <w:szCs w:val="22"/>
                <w:lang w:val="en-GB" w:eastAsia="en-GB"/>
              </w:rPr>
              <w:t>July 2018</w:t>
            </w:r>
          </w:p>
        </w:tc>
      </w:tr>
      <w:tr w:rsidR="00720942" w:rsidRPr="004B4927" w:rsidTr="00720942">
        <w:trPr>
          <w:trHeight w:val="444"/>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Version:</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noProof/>
                <w:color w:val="FFFFFF" w:themeColor="background1"/>
                <w:sz w:val="22"/>
                <w:szCs w:val="22"/>
                <w:lang w:val="en-GB" w:eastAsia="en-GB"/>
              </w:rPr>
              <w:t>v2.2.0</w:t>
            </w:r>
          </w:p>
        </w:tc>
      </w:tr>
      <w:tr w:rsidR="00720942" w:rsidRPr="004B4927" w:rsidTr="00720942">
        <w:trPr>
          <w:trHeight w:val="444"/>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Status:</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noProof/>
                <w:color w:val="FFFFFF" w:themeColor="background1"/>
                <w:sz w:val="22"/>
                <w:szCs w:val="22"/>
                <w:lang w:eastAsia="en-GB"/>
              </w:rPr>
              <w:t>Published in joinup</w:t>
            </w:r>
          </w:p>
        </w:tc>
      </w:tr>
      <w:tr w:rsidR="00720942" w:rsidRPr="004B4927" w:rsidTr="00720942">
        <w:trPr>
          <w:trHeight w:val="770"/>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Authors:</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noProof/>
                <w:color w:val="FFFFFF" w:themeColor="background1"/>
                <w:sz w:val="22"/>
                <w:szCs w:val="22"/>
                <w:lang w:val="en-GB" w:eastAsia="en-GB"/>
              </w:rPr>
              <w:t>Peter VANDEN BULCKE</w:t>
            </w:r>
          </w:p>
        </w:tc>
      </w:tr>
      <w:tr w:rsidR="00720942" w:rsidRPr="00936A5B" w:rsidTr="00720942">
        <w:trPr>
          <w:trHeight w:val="770"/>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Keywords (to increase the SEO presence)</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iCs/>
                <w:noProof/>
                <w:color w:val="FFFFFF" w:themeColor="background1"/>
                <w:sz w:val="22"/>
                <w:szCs w:val="22"/>
                <w:lang w:val="en-GB" w:eastAsia="en-GB"/>
              </w:rPr>
              <w:t>open e-Prior, eInvoicing, UBL, Invoices, Credit Notes, Attached Documents, PEPPOL, e-TrustEx, bundle, Directive 2014/55/EU</w:t>
            </w:r>
          </w:p>
        </w:tc>
      </w:tr>
    </w:tbl>
    <w:p w:rsidR="00B162EA" w:rsidRPr="004B4927" w:rsidRDefault="00B162EA" w:rsidP="00B162EA">
      <w:pPr>
        <w:rPr>
          <w:lang w:val="en-GB"/>
        </w:rPr>
        <w:sectPr w:rsidR="00B162EA" w:rsidRPr="004B4927" w:rsidSect="007A5E79">
          <w:headerReference w:type="first" r:id="rId17"/>
          <w:footerReference w:type="first" r:id="rId18"/>
          <w:pgSz w:w="11907" w:h="16839" w:code="9"/>
          <w:pgMar w:top="1418" w:right="1418" w:bottom="1701" w:left="1701" w:header="567" w:footer="493" w:gutter="0"/>
          <w:cols w:space="720"/>
          <w:docGrid w:linePitch="326"/>
        </w:sectPr>
      </w:pPr>
      <w:r w:rsidRPr="004B4927">
        <w:rPr>
          <w:noProof/>
          <w:lang w:val="en-GB" w:eastAsia="en-GB"/>
        </w:rPr>
        <mc:AlternateContent>
          <mc:Choice Requires="wps">
            <w:drawing>
              <wp:anchor distT="0" distB="0" distL="114300" distR="114300" simplePos="0" relativeHeight="251737088" behindDoc="0" locked="0" layoutInCell="1" allowOverlap="1" wp14:anchorId="117DB395" wp14:editId="1E5F08C3">
                <wp:simplePos x="0" y="0"/>
                <wp:positionH relativeFrom="column">
                  <wp:posOffset>12065</wp:posOffset>
                </wp:positionH>
                <wp:positionV relativeFrom="bottomMargin">
                  <wp:posOffset>-3111500</wp:posOffset>
                </wp:positionV>
                <wp:extent cx="5590800" cy="2508250"/>
                <wp:effectExtent l="0" t="0" r="11430"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0800" cy="2508250"/>
                        </a:xfrm>
                        <a:prstGeom prst="rect">
                          <a:avLst/>
                        </a:prstGeom>
                        <a:solidFill>
                          <a:srgbClr val="FFFFFF"/>
                        </a:solidFill>
                        <a:ln w="9525">
                          <a:solidFill>
                            <a:srgbClr val="000000"/>
                          </a:solidFill>
                          <a:miter lim="800000"/>
                          <a:headEnd/>
                          <a:tailEnd/>
                        </a:ln>
                      </wps:spPr>
                      <wps:txbx>
                        <w:txbxContent>
                          <w:p w:rsidR="00D0064E" w:rsidRPr="00B02954" w:rsidRDefault="00D0064E" w:rsidP="0088044F">
                            <w:pPr>
                              <w:rPr>
                                <w:lang w:val="en-GB"/>
                              </w:rPr>
                            </w:pPr>
                            <w:r w:rsidRPr="00B02954">
                              <w:rPr>
                                <w:lang w:val="en-GB"/>
                              </w:rPr>
                              <w:t xml:space="preserve">The ISA² programme supports the development of digital solutions that enable public administrations, businesses and citizens in Europe to benefit from interoperable cross-border and cross-sector public services. </w:t>
                            </w:r>
                          </w:p>
                          <w:p w:rsidR="00D0064E" w:rsidRPr="00EF1E4A" w:rsidRDefault="00D0064E" w:rsidP="0088044F">
                            <w:pPr>
                              <w:rPr>
                                <w:lang w:val="en-GB"/>
                              </w:rPr>
                            </w:pPr>
                            <w:r w:rsidRPr="00EF1E4A">
                              <w:rPr>
                                <w:lang w:val="en-GB"/>
                              </w:rPr>
                              <w:t xml:space="preserve">ISA² is running from </w:t>
                            </w:r>
                            <w:r w:rsidRPr="00EF1E4A">
                              <w:rPr>
                                <w:b/>
                                <w:bCs/>
                                <w:lang w:val="en-GB"/>
                              </w:rPr>
                              <w:t xml:space="preserve">1 January 2016 </w:t>
                            </w:r>
                            <w:r w:rsidRPr="00EF1E4A">
                              <w:rPr>
                                <w:lang w:val="en-GB"/>
                              </w:rPr>
                              <w:t xml:space="preserve">until </w:t>
                            </w:r>
                            <w:r w:rsidRPr="00EF1E4A">
                              <w:rPr>
                                <w:b/>
                                <w:bCs/>
                                <w:lang w:val="en-GB"/>
                              </w:rPr>
                              <w:t>31 December 2020</w:t>
                            </w:r>
                            <w:r w:rsidRPr="00EF1E4A">
                              <w:rPr>
                                <w:lang w:val="en-GB"/>
                              </w:rPr>
                              <w:t xml:space="preserve">. The programme was </w:t>
                            </w:r>
                            <w:r w:rsidRPr="00EF1E4A">
                              <w:rPr>
                                <w:color w:val="0000FF"/>
                                <w:lang w:val="en-GB"/>
                              </w:rPr>
                              <w:t xml:space="preserve">adopted </w:t>
                            </w:r>
                            <w:r w:rsidRPr="00EF1E4A">
                              <w:rPr>
                                <w:lang w:val="en-GB"/>
                              </w:rPr>
                              <w:t xml:space="preserve">in November 2015 by the European Parliament and the Council of European Union. </w:t>
                            </w:r>
                          </w:p>
                          <w:p w:rsidR="00D0064E" w:rsidRPr="00EF1E4A" w:rsidRDefault="00D0064E" w:rsidP="0088044F">
                            <w:pPr>
                              <w:rPr>
                                <w:lang w:val="en-GB"/>
                              </w:rPr>
                            </w:pPr>
                            <w:r w:rsidRPr="00EF1E4A">
                              <w:rPr>
                                <w:lang w:val="en-GB"/>
                              </w:rPr>
                              <w:t xml:space="preserve">Solutions developed by ISA² </w:t>
                            </w:r>
                            <w:r w:rsidRPr="00EF1E4A">
                              <w:rPr>
                                <w:b/>
                                <w:bCs/>
                                <w:lang w:val="en-GB"/>
                              </w:rPr>
                              <w:t xml:space="preserve">and under its predecessor ISA </w:t>
                            </w:r>
                            <w:r w:rsidRPr="00EF1E4A">
                              <w:rPr>
                                <w:lang w:val="en-GB"/>
                              </w:rPr>
                              <w:t xml:space="preserve">are generally available for </w:t>
                            </w:r>
                            <w:r w:rsidRPr="00EF1E4A">
                              <w:rPr>
                                <w:b/>
                                <w:bCs/>
                                <w:lang w:val="en-GB"/>
                              </w:rPr>
                              <w:t xml:space="preserve">free </w:t>
                            </w:r>
                            <w:r w:rsidRPr="00EF1E4A">
                              <w:rPr>
                                <w:lang w:val="en-GB"/>
                              </w:rPr>
                              <w:t xml:space="preserve">and can be found </w:t>
                            </w:r>
                            <w:r w:rsidRPr="00EF1E4A">
                              <w:rPr>
                                <w:color w:val="0000FF"/>
                                <w:lang w:val="en-GB"/>
                              </w:rPr>
                              <w:t>here</w:t>
                            </w:r>
                            <w:r w:rsidRPr="00EF1E4A">
                              <w:rPr>
                                <w:lang w:val="en-GB"/>
                              </w:rPr>
                              <w:t xml:space="preserve">. </w:t>
                            </w:r>
                          </w:p>
                          <w:p w:rsidR="00D0064E" w:rsidRPr="0088044F" w:rsidRDefault="00D0064E" w:rsidP="0088044F">
                            <w:pPr>
                              <w:rPr>
                                <w:lang w:val="en-GB"/>
                              </w:rPr>
                            </w:pPr>
                            <w:r w:rsidRPr="0088044F">
                              <w:rPr>
                                <w:lang w:val="en-GB"/>
                              </w:rPr>
                              <w:t xml:space="preserve">Under the ISA² programme, the following </w:t>
                            </w:r>
                            <w:r w:rsidRPr="0088044F">
                              <w:rPr>
                                <w:b/>
                                <w:bCs/>
                                <w:lang w:val="en-GB"/>
                              </w:rPr>
                              <w:t xml:space="preserve">actions are supported: </w:t>
                            </w:r>
                            <w:r w:rsidRPr="0088044F">
                              <w:rPr>
                                <w:color w:val="0000FF"/>
                                <w:lang w:val="en-GB"/>
                              </w:rPr>
                              <w:t>ISA² action overview page</w:t>
                            </w:r>
                            <w:r w:rsidRPr="0088044F">
                              <w:rPr>
                                <w:lang w:val="en-GB"/>
                              </w:rPr>
                              <w:t>.</w: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95pt;margin-top:-245pt;width:440.2pt;height:197.5pt;z-index:251737088;visibility:visible;mso-wrap-style:non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">
                <v:textbox>
                  <w:txbxContent>
                    <w:p w:rsidR="00D0064E" w:rsidRPr="00B02954" w:rsidRDefault="00D0064E" w:rsidP="0088044F">
                      <w:pPr>
                        <w:rPr>
                          <w:lang w:val="en-GB"/>
                        </w:rPr>
                      </w:pPr>
                      <w:r w:rsidRPr="00B02954">
                        <w:rPr>
                          <w:lang w:val="en-GB"/>
                        </w:rPr>
                        <w:t xml:space="preserve">The ISA² programme supports the development of digital solutions that enable public administrations, businesses and citizens in Europe to benefit from interoperable cross-border and cross-sector public services. </w:t>
                      </w:r>
                    </w:p>
                    <w:p w:rsidR="00D0064E" w:rsidRPr="00EF1E4A" w:rsidRDefault="00D0064E" w:rsidP="0088044F">
                      <w:pPr>
                        <w:rPr>
                          <w:lang w:val="en-GB"/>
                        </w:rPr>
                      </w:pPr>
                      <w:r w:rsidRPr="00EF1E4A">
                        <w:rPr>
                          <w:lang w:val="en-GB"/>
                        </w:rPr>
                        <w:t xml:space="preserve">ISA² is running from </w:t>
                      </w:r>
                      <w:r w:rsidRPr="00EF1E4A">
                        <w:rPr>
                          <w:b/>
                          <w:bCs/>
                          <w:lang w:val="en-GB"/>
                        </w:rPr>
                        <w:t xml:space="preserve">1 January 2016 </w:t>
                      </w:r>
                      <w:r w:rsidRPr="00EF1E4A">
                        <w:rPr>
                          <w:lang w:val="en-GB"/>
                        </w:rPr>
                        <w:t xml:space="preserve">until </w:t>
                      </w:r>
                      <w:r w:rsidRPr="00EF1E4A">
                        <w:rPr>
                          <w:b/>
                          <w:bCs/>
                          <w:lang w:val="en-GB"/>
                        </w:rPr>
                        <w:t>31 December 2020</w:t>
                      </w:r>
                      <w:r w:rsidRPr="00EF1E4A">
                        <w:rPr>
                          <w:lang w:val="en-GB"/>
                        </w:rPr>
                        <w:t xml:space="preserve">. The programme was </w:t>
                      </w:r>
                      <w:r w:rsidRPr="00EF1E4A">
                        <w:rPr>
                          <w:color w:val="0000FF"/>
                          <w:lang w:val="en-GB"/>
                        </w:rPr>
                        <w:t xml:space="preserve">adopted </w:t>
                      </w:r>
                      <w:r w:rsidRPr="00EF1E4A">
                        <w:rPr>
                          <w:lang w:val="en-GB"/>
                        </w:rPr>
                        <w:t xml:space="preserve">in November 2015 by the European Parliament and the Council of European Union. </w:t>
                      </w:r>
                    </w:p>
                    <w:p w:rsidR="00D0064E" w:rsidRPr="00EF1E4A" w:rsidRDefault="00D0064E" w:rsidP="0088044F">
                      <w:pPr>
                        <w:rPr>
                          <w:lang w:val="en-GB"/>
                        </w:rPr>
                      </w:pPr>
                      <w:r w:rsidRPr="00EF1E4A">
                        <w:rPr>
                          <w:lang w:val="en-GB"/>
                        </w:rPr>
                        <w:t xml:space="preserve">Solutions developed by ISA² </w:t>
                      </w:r>
                      <w:r w:rsidRPr="00EF1E4A">
                        <w:rPr>
                          <w:b/>
                          <w:bCs/>
                          <w:lang w:val="en-GB"/>
                        </w:rPr>
                        <w:t xml:space="preserve">and under its predecessor ISA </w:t>
                      </w:r>
                      <w:r w:rsidRPr="00EF1E4A">
                        <w:rPr>
                          <w:lang w:val="en-GB"/>
                        </w:rPr>
                        <w:t xml:space="preserve">are generally available for </w:t>
                      </w:r>
                      <w:r w:rsidRPr="00EF1E4A">
                        <w:rPr>
                          <w:b/>
                          <w:bCs/>
                          <w:lang w:val="en-GB"/>
                        </w:rPr>
                        <w:t xml:space="preserve">free </w:t>
                      </w:r>
                      <w:r w:rsidRPr="00EF1E4A">
                        <w:rPr>
                          <w:lang w:val="en-GB"/>
                        </w:rPr>
                        <w:t xml:space="preserve">and can be found </w:t>
                      </w:r>
                      <w:r w:rsidRPr="00EF1E4A">
                        <w:rPr>
                          <w:color w:val="0000FF"/>
                          <w:lang w:val="en-GB"/>
                        </w:rPr>
                        <w:t>here</w:t>
                      </w:r>
                      <w:r w:rsidRPr="00EF1E4A">
                        <w:rPr>
                          <w:lang w:val="en-GB"/>
                        </w:rPr>
                        <w:t xml:space="preserve">. </w:t>
                      </w:r>
                    </w:p>
                    <w:p w:rsidR="00D0064E" w:rsidRPr="0088044F" w:rsidRDefault="00D0064E" w:rsidP="0088044F">
                      <w:pPr>
                        <w:rPr>
                          <w:lang w:val="en-GB"/>
                        </w:rPr>
                      </w:pPr>
                      <w:r w:rsidRPr="0088044F">
                        <w:rPr>
                          <w:lang w:val="en-GB"/>
                        </w:rPr>
                        <w:t xml:space="preserve">Under the ISA² programme, the following </w:t>
                      </w:r>
                      <w:r w:rsidRPr="0088044F">
                        <w:rPr>
                          <w:b/>
                          <w:bCs/>
                          <w:lang w:val="en-GB"/>
                        </w:rPr>
                        <w:t xml:space="preserve">actions are supported: </w:t>
                      </w:r>
                      <w:r w:rsidRPr="0088044F">
                        <w:rPr>
                          <w:color w:val="0000FF"/>
                          <w:lang w:val="en-GB"/>
                        </w:rPr>
                        <w:t>ISA² action overview page</w:t>
                      </w:r>
                      <w:r w:rsidRPr="0088044F">
                        <w:rPr>
                          <w:lang w:val="en-GB"/>
                        </w:rPr>
                        <w:t>.</w:t>
                      </w:r>
                    </w:p>
                  </w:txbxContent>
                </v:textbox>
                <w10:wrap anchory="margin"/>
              </v:shape>
            </w:pict>
          </mc:Fallback>
        </mc:AlternateContent>
      </w:r>
    </w:p>
    <w:bookmarkEnd w:id="3"/>
    <w:p w:rsidR="006017D6" w:rsidRPr="004B4927" w:rsidRDefault="006017D6" w:rsidP="00BF6508">
      <w:pPr>
        <w:pStyle w:val="Heading0nonumber"/>
      </w:pPr>
      <w:r w:rsidRPr="004B4927">
        <w:lastRenderedPageBreak/>
        <w:t>EXECUTIVE SUMMARY</w:t>
      </w:r>
    </w:p>
    <w:tbl>
      <w:tblPr>
        <w:tblStyle w:val="TableColorful1"/>
        <w:tblW w:w="10560" w:type="dxa"/>
        <w:jc w:val="center"/>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57" w:type="dxa"/>
          <w:left w:w="113" w:type="dxa"/>
          <w:bottom w:w="57" w:type="dxa"/>
          <w:right w:w="113" w:type="dxa"/>
        </w:tblCellMar>
        <w:tblLook w:val="04A0" w:firstRow="1" w:lastRow="0" w:firstColumn="1" w:lastColumn="0" w:noHBand="0" w:noVBand="1"/>
      </w:tblPr>
      <w:tblGrid>
        <w:gridCol w:w="3120"/>
        <w:gridCol w:w="7440"/>
      </w:tblGrid>
      <w:tr w:rsidR="006017D6" w:rsidRPr="00936A5B" w:rsidTr="005E0DB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20" w:type="dxa"/>
            <w:shd w:val="clear" w:color="auto" w:fill="92D050"/>
          </w:tcPr>
          <w:p w:rsidR="006017D6" w:rsidRPr="004B4927" w:rsidRDefault="006017D6" w:rsidP="009867B6">
            <w:pPr>
              <w:spacing w:after="0"/>
              <w:rPr>
                <w:rFonts w:eastAsiaTheme="minorEastAsia"/>
                <w:color w:val="FFFFFF" w:themeColor="background1"/>
                <w:sz w:val="28"/>
                <w:szCs w:val="28"/>
                <w:lang w:val="en-GB" w:eastAsia="ja-JP"/>
              </w:rPr>
            </w:pPr>
            <w:r w:rsidRPr="004B4927">
              <w:rPr>
                <w:rFonts w:eastAsiaTheme="minorEastAsia"/>
                <w:color w:val="FFFFFF" w:themeColor="background1"/>
                <w:sz w:val="28"/>
                <w:szCs w:val="28"/>
                <w:lang w:val="en-GB" w:eastAsia="ja-JP"/>
              </w:rPr>
              <w:t>Short Abstract</w:t>
            </w:r>
          </w:p>
          <w:p w:rsidR="006017D6" w:rsidRPr="004B4927" w:rsidRDefault="006017D6" w:rsidP="009867B6">
            <w:pPr>
              <w:spacing w:after="0"/>
              <w:rPr>
                <w:rFonts w:eastAsiaTheme="minorEastAsia"/>
                <w:color w:val="FFFFFF" w:themeColor="background1"/>
                <w:sz w:val="20"/>
                <w:lang w:val="en-GB" w:eastAsia="ja-JP"/>
              </w:rPr>
            </w:pPr>
            <w:r w:rsidRPr="004B4927">
              <w:rPr>
                <w:rFonts w:eastAsiaTheme="minorEastAsia"/>
                <w:color w:val="FFFFFF" w:themeColor="background1"/>
                <w:sz w:val="20"/>
                <w:lang w:val="en-GB" w:eastAsia="ja-JP"/>
              </w:rPr>
              <w:t>(150 words)</w:t>
            </w:r>
          </w:p>
        </w:tc>
        <w:tc>
          <w:tcPr>
            <w:tcW w:w="7440" w:type="dxa"/>
            <w:shd w:val="clear" w:color="auto" w:fill="2B9EC7"/>
          </w:tcPr>
          <w:p w:rsidR="00204EB9" w:rsidRDefault="00DD2931" w:rsidP="00DD2931">
            <w:pPr>
              <w:pStyle w:val="Introduction"/>
              <w:cnfStyle w:val="100000000000" w:firstRow="1" w:lastRow="0" w:firstColumn="0" w:lastColumn="0" w:oddVBand="0" w:evenVBand="0" w:oddHBand="0" w:evenHBand="0" w:firstRowFirstColumn="0" w:firstRowLastColumn="0" w:lastRowFirstColumn="0" w:lastRowLastColumn="0"/>
              <w:rPr>
                <w:b w:val="0"/>
                <w:sz w:val="20"/>
                <w:szCs w:val="20"/>
                <w:lang w:val="en-GB"/>
              </w:rPr>
            </w:pPr>
            <w:r w:rsidRPr="00EA29A7">
              <w:rPr>
                <w:b w:val="0"/>
                <w:sz w:val="20"/>
                <w:szCs w:val="20"/>
                <w:lang w:val="en-GB"/>
              </w:rPr>
              <w:t>Underlying document provides a description of eInvoicing</w:t>
            </w:r>
            <w:r w:rsidR="008A4B3B">
              <w:rPr>
                <w:b w:val="0"/>
                <w:sz w:val="20"/>
                <w:szCs w:val="20"/>
                <w:lang w:val="en-GB"/>
              </w:rPr>
              <w:t xml:space="preserve"> Viewer's functionalities. </w:t>
            </w:r>
          </w:p>
          <w:p w:rsidR="006017D6" w:rsidRPr="00EA29A7" w:rsidRDefault="00204EB9" w:rsidP="00EC3D98">
            <w:pPr>
              <w:pStyle w:val="Introduction"/>
              <w:cnfStyle w:val="100000000000" w:firstRow="1" w:lastRow="0" w:firstColumn="0" w:lastColumn="0" w:oddVBand="0" w:evenVBand="0" w:oddHBand="0" w:evenHBand="0" w:firstRowFirstColumn="0" w:firstRowLastColumn="0" w:lastRowFirstColumn="0" w:lastRowLastColumn="0"/>
              <w:rPr>
                <w:rFonts w:eastAsia="Calibri"/>
                <w:b w:val="0"/>
                <w:color w:val="FFFFFF" w:themeColor="background1"/>
                <w:sz w:val="20"/>
                <w:szCs w:val="20"/>
                <w:lang w:val="en-GB"/>
              </w:rPr>
            </w:pPr>
            <w:r>
              <w:rPr>
                <w:b w:val="0"/>
                <w:sz w:val="20"/>
                <w:szCs w:val="20"/>
                <w:lang w:val="en-GB"/>
              </w:rPr>
              <w:t xml:space="preserve">The </w:t>
            </w:r>
            <w:r w:rsidRPr="00EA29A7">
              <w:rPr>
                <w:b w:val="0"/>
                <w:sz w:val="20"/>
                <w:szCs w:val="20"/>
                <w:lang w:val="en-GB"/>
              </w:rPr>
              <w:t>eInvoicing</w:t>
            </w:r>
            <w:r>
              <w:rPr>
                <w:b w:val="0"/>
                <w:sz w:val="20"/>
                <w:szCs w:val="20"/>
                <w:lang w:val="en-GB"/>
              </w:rPr>
              <w:t xml:space="preserve"> Viewer is a solution that allows users to view electronic invoices </w:t>
            </w:r>
            <w:r w:rsidRPr="00204EB9">
              <w:rPr>
                <w:b w:val="0"/>
                <w:sz w:val="20"/>
                <w:szCs w:val="20"/>
                <w:lang w:val="en-GB"/>
              </w:rPr>
              <w:t>received via the PEPPOL network</w:t>
            </w:r>
            <w:r>
              <w:rPr>
                <w:b w:val="0"/>
                <w:sz w:val="20"/>
                <w:szCs w:val="20"/>
                <w:lang w:val="en-GB"/>
              </w:rPr>
              <w:t xml:space="preserve">. The </w:t>
            </w:r>
            <w:r w:rsidR="00EC3D98">
              <w:rPr>
                <w:b w:val="0"/>
                <w:sz w:val="20"/>
                <w:szCs w:val="20"/>
                <w:lang w:val="en-GB"/>
              </w:rPr>
              <w:t xml:space="preserve">new </w:t>
            </w:r>
            <w:r>
              <w:rPr>
                <w:b w:val="0"/>
                <w:sz w:val="20"/>
                <w:szCs w:val="20"/>
                <w:lang w:val="en-GB"/>
              </w:rPr>
              <w:t xml:space="preserve">viewing capability is the result of </w:t>
            </w:r>
            <w:r w:rsidR="007B4B40">
              <w:rPr>
                <w:b w:val="0"/>
                <w:sz w:val="20"/>
                <w:szCs w:val="20"/>
                <w:lang w:val="en-GB"/>
              </w:rPr>
              <w:t xml:space="preserve">integration of an </w:t>
            </w:r>
            <w:r w:rsidR="007B4B40" w:rsidRPr="007B4B40">
              <w:rPr>
                <w:b w:val="0"/>
                <w:sz w:val="20"/>
                <w:szCs w:val="20"/>
                <w:lang w:val="en-GB"/>
              </w:rPr>
              <w:t xml:space="preserve">e-PRIOR </w:t>
            </w:r>
            <w:r w:rsidR="007B4B40">
              <w:rPr>
                <w:b w:val="0"/>
                <w:sz w:val="20"/>
                <w:szCs w:val="20"/>
                <w:lang w:val="en-GB"/>
              </w:rPr>
              <w:t xml:space="preserve">component that connects to the PEPPOL network </w:t>
            </w:r>
            <w:r w:rsidR="00EC3D98">
              <w:rPr>
                <w:b w:val="0"/>
                <w:sz w:val="20"/>
                <w:szCs w:val="20"/>
                <w:lang w:val="en-GB"/>
              </w:rPr>
              <w:t>(</w:t>
            </w:r>
            <w:r w:rsidR="00EC3D98" w:rsidRPr="008A4B3B">
              <w:rPr>
                <w:b w:val="0"/>
                <w:sz w:val="20"/>
                <w:szCs w:val="20"/>
                <w:lang w:val="en-GB"/>
              </w:rPr>
              <w:t>allowing the reception of eInvoicing business documents compliant with the UBL 2.1 syntax released previously</w:t>
            </w:r>
            <w:r w:rsidR="00EC3D98">
              <w:rPr>
                <w:b w:val="0"/>
                <w:sz w:val="20"/>
                <w:szCs w:val="20"/>
                <w:lang w:val="en-GB"/>
              </w:rPr>
              <w:t xml:space="preserve">) </w:t>
            </w:r>
            <w:r w:rsidR="007B4B40">
              <w:rPr>
                <w:b w:val="0"/>
                <w:sz w:val="20"/>
                <w:szCs w:val="20"/>
                <w:lang w:val="en-GB"/>
              </w:rPr>
              <w:t xml:space="preserve">and reuse of e-PRIOR generic viewer capability of the </w:t>
            </w:r>
            <w:r w:rsidR="00EC3D98">
              <w:rPr>
                <w:b w:val="0"/>
                <w:sz w:val="20"/>
                <w:szCs w:val="20"/>
                <w:lang w:val="en-GB"/>
              </w:rPr>
              <w:t>eTrustEx</w:t>
            </w:r>
            <w:r w:rsidR="007B4B40">
              <w:rPr>
                <w:b w:val="0"/>
                <w:sz w:val="20"/>
                <w:szCs w:val="20"/>
                <w:lang w:val="en-GB"/>
              </w:rPr>
              <w:t xml:space="preserve"> platform</w:t>
            </w:r>
            <w:r w:rsidR="00EC3D98">
              <w:rPr>
                <w:b w:val="0"/>
                <w:sz w:val="20"/>
                <w:szCs w:val="20"/>
                <w:lang w:val="en-GB"/>
              </w:rPr>
              <w:t xml:space="preserve"> (</w:t>
            </w:r>
            <w:r w:rsidR="00EC3D98" w:rsidRPr="008A4B3B">
              <w:rPr>
                <w:b w:val="0"/>
                <w:sz w:val="20"/>
                <w:szCs w:val="20"/>
                <w:lang w:val="en-GB"/>
              </w:rPr>
              <w:t>developed and maintained by DIGIT D3 unit of the European Commission</w:t>
            </w:r>
            <w:r w:rsidR="00EC3D98">
              <w:rPr>
                <w:b w:val="0"/>
                <w:sz w:val="20"/>
                <w:szCs w:val="20"/>
                <w:lang w:val="en-GB"/>
              </w:rPr>
              <w:t>)</w:t>
            </w:r>
            <w:r w:rsidR="007B4B40">
              <w:rPr>
                <w:b w:val="0"/>
                <w:sz w:val="20"/>
                <w:szCs w:val="20"/>
                <w:lang w:val="en-GB"/>
              </w:rPr>
              <w:t xml:space="preserve">. </w:t>
            </w:r>
            <w:r w:rsidR="00EC3D98">
              <w:rPr>
                <w:b w:val="0"/>
                <w:sz w:val="20"/>
                <w:szCs w:val="20"/>
                <w:lang w:val="en-GB"/>
              </w:rPr>
              <w:t xml:space="preserve"> </w:t>
            </w:r>
          </w:p>
        </w:tc>
      </w:tr>
      <w:tr w:rsidR="006017D6" w:rsidRPr="00936A5B" w:rsidTr="005E0DBA">
        <w:trPr>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6017D6" w:rsidRPr="004B4927" w:rsidRDefault="006017D6" w:rsidP="009867B6">
            <w:pPr>
              <w:spacing w:after="0"/>
              <w:rPr>
                <w:rFonts w:eastAsiaTheme="minorEastAsia"/>
                <w:color w:val="FFFFFF" w:themeColor="background1"/>
                <w:sz w:val="28"/>
                <w:szCs w:val="28"/>
                <w:lang w:val="en-GB" w:eastAsia="ja-JP"/>
              </w:rPr>
            </w:pPr>
            <w:r w:rsidRPr="004B4927">
              <w:rPr>
                <w:rFonts w:eastAsiaTheme="minorEastAsia"/>
                <w:color w:val="FFFFFF" w:themeColor="background1"/>
                <w:sz w:val="28"/>
                <w:szCs w:val="28"/>
                <w:lang w:val="en-GB" w:eastAsia="ja-JP"/>
              </w:rPr>
              <w:t>Objectives</w:t>
            </w:r>
          </w:p>
          <w:p w:rsidR="006017D6" w:rsidRPr="004B4927" w:rsidRDefault="006017D6" w:rsidP="009867B6">
            <w:pPr>
              <w:spacing w:after="0"/>
              <w:rPr>
                <w:rFonts w:eastAsiaTheme="minorEastAsia"/>
                <w:color w:val="FFFFFF" w:themeColor="background1"/>
                <w:sz w:val="20"/>
                <w:lang w:val="en-GB" w:eastAsia="ja-JP"/>
              </w:rPr>
            </w:pPr>
            <w:r w:rsidRPr="004B4927">
              <w:rPr>
                <w:rFonts w:eastAsiaTheme="minorEastAsia"/>
                <w:color w:val="FFFFFF" w:themeColor="background1"/>
                <w:sz w:val="20"/>
                <w:lang w:val="en-GB" w:eastAsia="ja-JP"/>
              </w:rPr>
              <w:t>(150 words)</w:t>
            </w:r>
          </w:p>
        </w:tc>
        <w:tc>
          <w:tcPr>
            <w:tcW w:w="7440" w:type="dxa"/>
            <w:shd w:val="clear" w:color="auto" w:fill="2B9EC7"/>
          </w:tcPr>
          <w:p w:rsidR="006017D6" w:rsidRPr="00EA29A7" w:rsidRDefault="008A4B3B" w:rsidP="0046019A">
            <w:pPr>
              <w:pStyle w:val="Introduction"/>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szCs w:val="20"/>
                <w:lang w:val="en-GB"/>
              </w:rPr>
            </w:pPr>
            <w:r>
              <w:rPr>
                <w:rFonts w:eastAsia="Calibri"/>
                <w:sz w:val="20"/>
                <w:szCs w:val="20"/>
                <w:lang w:val="en-GB"/>
              </w:rPr>
              <w:t>This document is meant to pr</w:t>
            </w:r>
            <w:r w:rsidR="00DD2931" w:rsidRPr="00EA29A7">
              <w:rPr>
                <w:rFonts w:eastAsia="Calibri"/>
                <w:sz w:val="20"/>
                <w:szCs w:val="20"/>
                <w:lang w:val="en-GB"/>
              </w:rPr>
              <w:t xml:space="preserve">ovide </w:t>
            </w:r>
            <w:r w:rsidR="00693284" w:rsidRPr="00EA29A7">
              <w:rPr>
                <w:rFonts w:eastAsia="Calibri"/>
                <w:sz w:val="20"/>
                <w:szCs w:val="20"/>
                <w:lang w:val="en-GB"/>
              </w:rPr>
              <w:t xml:space="preserve">instructions on the use of the </w:t>
            </w:r>
            <w:r w:rsidR="00EA29A7" w:rsidRPr="00EA29A7">
              <w:rPr>
                <w:rFonts w:eastAsia="Calibri"/>
                <w:sz w:val="20"/>
                <w:szCs w:val="20"/>
                <w:lang w:val="en-GB"/>
              </w:rPr>
              <w:t>functionali</w:t>
            </w:r>
            <w:r w:rsidR="00EA29A7">
              <w:rPr>
                <w:rFonts w:eastAsia="Calibri"/>
                <w:sz w:val="20"/>
                <w:szCs w:val="20"/>
                <w:lang w:val="en-GB"/>
              </w:rPr>
              <w:t>ties</w:t>
            </w:r>
            <w:r w:rsidR="00693284" w:rsidRPr="00EA29A7">
              <w:rPr>
                <w:rFonts w:eastAsia="Calibri"/>
                <w:sz w:val="20"/>
                <w:szCs w:val="20"/>
                <w:lang w:val="en-GB"/>
              </w:rPr>
              <w:t xml:space="preserve"> of the </w:t>
            </w:r>
            <w:r w:rsidR="00693284" w:rsidRPr="00EA29A7">
              <w:rPr>
                <w:sz w:val="20"/>
                <w:szCs w:val="20"/>
                <w:lang w:val="en-GB"/>
              </w:rPr>
              <w:t xml:space="preserve">of eInvoicing Viewer's GUI. </w:t>
            </w:r>
          </w:p>
        </w:tc>
      </w:tr>
      <w:tr w:rsidR="006017D6" w:rsidRPr="00936A5B" w:rsidTr="005E0DBA">
        <w:trPr>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6017D6" w:rsidRPr="004B4927" w:rsidRDefault="006017D6" w:rsidP="009867B6">
            <w:pPr>
              <w:spacing w:after="0"/>
              <w:rPr>
                <w:rFonts w:eastAsiaTheme="minorEastAsia"/>
                <w:color w:val="FFFFFF" w:themeColor="background1"/>
                <w:sz w:val="28"/>
                <w:szCs w:val="28"/>
                <w:lang w:val="en-GB" w:eastAsia="ja-JP"/>
              </w:rPr>
            </w:pPr>
            <w:r w:rsidRPr="004B4927">
              <w:rPr>
                <w:rFonts w:eastAsiaTheme="minorEastAsia"/>
                <w:color w:val="FFFFFF" w:themeColor="background1"/>
                <w:sz w:val="28"/>
                <w:szCs w:val="28"/>
                <w:lang w:val="en-GB" w:eastAsia="ja-JP"/>
              </w:rPr>
              <w:t>Method</w:t>
            </w:r>
          </w:p>
          <w:p w:rsidR="006017D6" w:rsidRPr="004B4927" w:rsidRDefault="006017D6" w:rsidP="009867B6">
            <w:pPr>
              <w:spacing w:after="0"/>
              <w:rPr>
                <w:rFonts w:eastAsiaTheme="minorEastAsia"/>
                <w:color w:val="FFFFFF" w:themeColor="background1"/>
                <w:sz w:val="20"/>
                <w:lang w:val="en-GB" w:eastAsia="ja-JP"/>
              </w:rPr>
            </w:pPr>
            <w:r w:rsidRPr="004B4927">
              <w:rPr>
                <w:rFonts w:eastAsiaTheme="minorEastAsia"/>
                <w:color w:val="FFFFFF" w:themeColor="background1"/>
                <w:sz w:val="20"/>
                <w:lang w:val="en-GB" w:eastAsia="ja-JP"/>
              </w:rPr>
              <w:t>(300 words)</w:t>
            </w:r>
          </w:p>
        </w:tc>
        <w:tc>
          <w:tcPr>
            <w:tcW w:w="7440" w:type="dxa"/>
            <w:shd w:val="clear" w:color="auto" w:fill="2B9EC7"/>
          </w:tcPr>
          <w:p w:rsidR="006017D6" w:rsidRDefault="00EA29A7" w:rsidP="009867B6">
            <w:p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Pr>
                <w:rFonts w:eastAsia="Calibri"/>
                <w:color w:val="FFFFFF" w:themeColor="background1"/>
                <w:sz w:val="20"/>
                <w:lang w:val="en-GB"/>
              </w:rPr>
              <w:t>Every GUI window is described by :</w:t>
            </w:r>
          </w:p>
          <w:p w:rsidR="00EA29A7" w:rsidRPr="00EA29A7" w:rsidRDefault="00EA29A7" w:rsidP="009915BA">
            <w:pPr>
              <w:pStyle w:val="ListParagraph"/>
              <w:numPr>
                <w:ilvl w:val="0"/>
                <w:numId w:val="15"/>
              </w:num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sidRPr="00EA29A7">
              <w:rPr>
                <w:rFonts w:eastAsia="Calibri"/>
                <w:color w:val="FFFFFF" w:themeColor="background1"/>
                <w:sz w:val="20"/>
                <w:lang w:val="en-GB"/>
              </w:rPr>
              <w:t>A high level definition</w:t>
            </w:r>
          </w:p>
          <w:p w:rsidR="00EA29A7" w:rsidRPr="00EA29A7" w:rsidRDefault="00EA29A7" w:rsidP="009915BA">
            <w:pPr>
              <w:pStyle w:val="ListParagraph"/>
              <w:numPr>
                <w:ilvl w:val="0"/>
                <w:numId w:val="15"/>
              </w:num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sidRPr="00EA29A7">
              <w:rPr>
                <w:rFonts w:eastAsia="Calibri"/>
                <w:color w:val="FFFFFF" w:themeColor="background1"/>
                <w:sz w:val="20"/>
                <w:lang w:val="en-GB"/>
              </w:rPr>
              <w:t>A detailed list + breakdown of the window elements</w:t>
            </w:r>
          </w:p>
          <w:p w:rsidR="006017D6" w:rsidRPr="00B80B95" w:rsidRDefault="00EA29A7" w:rsidP="009915BA">
            <w:pPr>
              <w:pStyle w:val="ListParagraph"/>
              <w:numPr>
                <w:ilvl w:val="0"/>
                <w:numId w:val="15"/>
              </w:num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szCs w:val="20"/>
                <w:lang w:val="en-GB"/>
              </w:rPr>
            </w:pPr>
            <w:r w:rsidRPr="00EA29A7">
              <w:rPr>
                <w:rFonts w:eastAsia="Calibri"/>
                <w:color w:val="FFFFFF" w:themeColor="background1"/>
                <w:sz w:val="20"/>
                <w:lang w:val="en-GB"/>
              </w:rPr>
              <w:t>A step-by-step guide to the functionalities.</w:t>
            </w:r>
            <w:r w:rsidR="00B80B95">
              <w:rPr>
                <w:rFonts w:eastAsia="Calibri"/>
                <w:color w:val="FFFFFF" w:themeColor="background1"/>
                <w:sz w:val="20"/>
                <w:lang w:val="en-GB"/>
              </w:rPr>
              <w:t xml:space="preserve">   </w:t>
            </w:r>
          </w:p>
          <w:p w:rsidR="00B80B95" w:rsidRPr="00B80B95" w:rsidRDefault="00B80B95" w:rsidP="00B80B95">
            <w:pPr>
              <w:spacing w:after="0"/>
              <w:ind w:left="36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p>
        </w:tc>
      </w:tr>
      <w:tr w:rsidR="006017D6" w:rsidRPr="00936A5B" w:rsidTr="005E0DBA">
        <w:trPr>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6017D6" w:rsidRPr="004B4927" w:rsidRDefault="006017D6" w:rsidP="009867B6">
            <w:pPr>
              <w:spacing w:after="0"/>
              <w:rPr>
                <w:rFonts w:eastAsiaTheme="minorEastAsia"/>
                <w:color w:val="FFFFFF" w:themeColor="background1"/>
                <w:sz w:val="28"/>
                <w:szCs w:val="28"/>
                <w:lang w:val="en-GB" w:eastAsia="ja-JP"/>
              </w:rPr>
            </w:pPr>
            <w:r w:rsidRPr="004B4927">
              <w:rPr>
                <w:rFonts w:eastAsiaTheme="minorEastAsia"/>
                <w:color w:val="FFFFFF" w:themeColor="background1"/>
                <w:sz w:val="28"/>
                <w:szCs w:val="28"/>
                <w:lang w:val="en-GB" w:eastAsia="ja-JP"/>
              </w:rPr>
              <w:t xml:space="preserve">Conclusions </w:t>
            </w:r>
          </w:p>
          <w:p w:rsidR="006017D6" w:rsidRPr="004B4927" w:rsidRDefault="006017D6" w:rsidP="009867B6">
            <w:pPr>
              <w:spacing w:after="0"/>
              <w:rPr>
                <w:rFonts w:eastAsiaTheme="minorEastAsia"/>
                <w:color w:val="FFFFFF" w:themeColor="background1"/>
                <w:sz w:val="20"/>
                <w:lang w:val="en-GB" w:eastAsia="ja-JP"/>
              </w:rPr>
            </w:pPr>
            <w:r w:rsidRPr="004B4927">
              <w:rPr>
                <w:rFonts w:eastAsiaTheme="minorEastAsia"/>
                <w:color w:val="FFFFFF" w:themeColor="background1"/>
                <w:sz w:val="20"/>
                <w:lang w:val="en-GB" w:eastAsia="ja-JP"/>
              </w:rPr>
              <w:t>(150 words)</w:t>
            </w:r>
          </w:p>
        </w:tc>
        <w:tc>
          <w:tcPr>
            <w:tcW w:w="7440" w:type="dxa"/>
            <w:shd w:val="clear" w:color="auto" w:fill="2B9EC7"/>
          </w:tcPr>
          <w:p w:rsidR="006263C2" w:rsidRDefault="008A4B3B" w:rsidP="006263C2">
            <w:p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sidRPr="008A4B3B">
              <w:rPr>
                <w:rFonts w:eastAsia="Calibri"/>
                <w:color w:val="FFFFFF" w:themeColor="background1"/>
                <w:sz w:val="20"/>
                <w:lang w:val="en-GB"/>
              </w:rPr>
              <w:t>Directive 2014/55/EU has enforced that any public administration in Europe shall accept electronic invoices respecting the European Norm by November 2019.</w:t>
            </w:r>
          </w:p>
          <w:p w:rsidR="006017D6" w:rsidRPr="00EA29A7" w:rsidRDefault="008A4B3B" w:rsidP="006263C2">
            <w:p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sidRPr="008A4B3B">
              <w:rPr>
                <w:rFonts w:eastAsia="Calibri"/>
                <w:color w:val="FFFFFF" w:themeColor="background1"/>
                <w:sz w:val="20"/>
                <w:lang w:val="en-GB"/>
              </w:rPr>
              <w:t xml:space="preserve">In order to help administrations meet this goal and </w:t>
            </w:r>
            <w:r w:rsidR="006263C2">
              <w:rPr>
                <w:rFonts w:eastAsia="Calibri"/>
                <w:color w:val="FFFFFF" w:themeColor="background1"/>
                <w:sz w:val="20"/>
                <w:lang w:val="en-GB"/>
              </w:rPr>
              <w:t xml:space="preserve">following </w:t>
            </w:r>
            <w:r w:rsidRPr="008A4B3B">
              <w:rPr>
                <w:rFonts w:eastAsia="Calibri"/>
                <w:color w:val="FFFFFF" w:themeColor="background1"/>
                <w:sz w:val="20"/>
                <w:lang w:val="en-GB"/>
              </w:rPr>
              <w:t xml:space="preserve">requests of some countries, Open e-Prior has built a release that incorporates a viewer of UBL2.1 invoices in addition to the gateway to the PEPPOL network as a first step to alignment to the e-Invoicing European </w:t>
            </w:r>
            <w:proofErr w:type="gramStart"/>
            <w:r w:rsidRPr="008A4B3B">
              <w:rPr>
                <w:rFonts w:eastAsia="Calibri"/>
                <w:color w:val="FFFFFF" w:themeColor="background1"/>
                <w:sz w:val="20"/>
                <w:lang w:val="en-GB"/>
              </w:rPr>
              <w:t>Norm .</w:t>
            </w:r>
            <w:proofErr w:type="gramEnd"/>
          </w:p>
        </w:tc>
      </w:tr>
    </w:tbl>
    <w:p w:rsidR="006017D6" w:rsidRPr="004B4927" w:rsidRDefault="006017D6" w:rsidP="006017D6">
      <w:pPr>
        <w:rPr>
          <w:lang w:val="en-GB"/>
        </w:rPr>
      </w:pPr>
    </w:p>
    <w:p w:rsidR="00240D26" w:rsidRPr="004B4927" w:rsidRDefault="00240D26" w:rsidP="00BF6508">
      <w:pPr>
        <w:pStyle w:val="Heading0nonumber"/>
      </w:pPr>
      <w:r w:rsidRPr="004B4927">
        <w:lastRenderedPageBreak/>
        <w:t>AUDIENCE</w:t>
      </w:r>
    </w:p>
    <w:p w:rsidR="00240D26" w:rsidRPr="004B4927" w:rsidRDefault="00240D26" w:rsidP="00992A6F">
      <w:pPr>
        <w:rPr>
          <w:lang w:val="en-GB"/>
        </w:rPr>
      </w:pPr>
      <w:r w:rsidRPr="004B4927">
        <w:rPr>
          <w:lang w:val="en-GB"/>
        </w:rPr>
        <w:t xml:space="preserve">This document describes the </w:t>
      </w:r>
      <w:r w:rsidR="00992A6F" w:rsidRPr="00992A6F">
        <w:rPr>
          <w:lang w:val="en-GB"/>
        </w:rPr>
        <w:t>eInvoicing Viewer's functionalities</w:t>
      </w:r>
      <w:r w:rsidR="00992A6F" w:rsidRPr="00992A6F">
        <w:rPr>
          <w:rFonts w:eastAsia="Calibri"/>
          <w:lang w:val="en-GB"/>
        </w:rPr>
        <w:t xml:space="preserve"> new for v2.2.0</w:t>
      </w:r>
    </w:p>
    <w:p w:rsidR="00240D26" w:rsidRPr="004B4927" w:rsidRDefault="00240D26" w:rsidP="0067230A">
      <w:pPr>
        <w:rPr>
          <w:lang w:val="en-GB"/>
        </w:rPr>
      </w:pPr>
    </w:p>
    <w:p w:rsidR="00543BBE" w:rsidRPr="004B4927" w:rsidRDefault="00240D26" w:rsidP="00240D26">
      <w:pPr>
        <w:pStyle w:val="NoSpacing"/>
        <w:jc w:val="both"/>
        <w:rPr>
          <w:rFonts w:ascii="EC Square Sans Pro" w:hAnsi="EC Square Sans Pro"/>
          <w:sz w:val="24"/>
          <w:szCs w:val="24"/>
          <w:lang w:val="en-GB"/>
        </w:rPr>
      </w:pPr>
      <w:r w:rsidRPr="004B4927">
        <w:rPr>
          <w:rFonts w:ascii="EC Square Sans Pro" w:hAnsi="EC Square Sans Pro"/>
          <w:sz w:val="24"/>
          <w:szCs w:val="24"/>
          <w:lang w:val="en-GB"/>
        </w:rPr>
        <w:t>This document is intended for the following audiences:</w:t>
      </w:r>
    </w:p>
    <w:tbl>
      <w:tblPr>
        <w:tblStyle w:val="TableGrid"/>
        <w:tblW w:w="9479" w:type="dxa"/>
        <w:jc w:val="center"/>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85" w:type="dxa"/>
          <w:left w:w="85" w:type="dxa"/>
          <w:bottom w:w="85" w:type="dxa"/>
          <w:right w:w="85" w:type="dxa"/>
        </w:tblCellMar>
        <w:tblLook w:val="04A0" w:firstRow="1" w:lastRow="0" w:firstColumn="1" w:lastColumn="0" w:noHBand="0" w:noVBand="1"/>
      </w:tblPr>
      <w:tblGrid>
        <w:gridCol w:w="3159"/>
        <w:gridCol w:w="3160"/>
        <w:gridCol w:w="3160"/>
      </w:tblGrid>
      <w:tr w:rsidR="00E34A54" w:rsidRPr="004B4927" w:rsidTr="007C30E0">
        <w:trPr>
          <w:cnfStyle w:val="100000000000" w:firstRow="1" w:lastRow="0" w:firstColumn="0" w:lastColumn="0" w:oddVBand="0" w:evenVBand="0" w:oddHBand="0" w:evenHBand="0" w:firstRowFirstColumn="0" w:firstRowLastColumn="0" w:lastRowFirstColumn="0" w:lastRowLastColumn="0"/>
          <w:jc w:val="center"/>
        </w:trPr>
        <w:tc>
          <w:tcPr>
            <w:tcW w:w="6319" w:type="dxa"/>
            <w:gridSpan w:val="2"/>
            <w:shd w:val="clear" w:color="auto" w:fill="2B9EC7"/>
            <w:vAlign w:val="center"/>
          </w:tcPr>
          <w:p w:rsidR="00E34A54" w:rsidRPr="004B4927" w:rsidRDefault="00E34A54" w:rsidP="007C30E0">
            <w:pPr>
              <w:pStyle w:val="NoSpacing"/>
              <w:ind w:left="-228" w:right="-11"/>
              <w:jc w:val="center"/>
              <w:rPr>
                <w:rFonts w:ascii="EC Square Sans Pro" w:hAnsi="EC Square Sans Pro"/>
                <w:b/>
                <w:color w:val="FFFFFF" w:themeColor="background1"/>
                <w:sz w:val="24"/>
                <w:szCs w:val="24"/>
                <w:lang w:val="en-GB"/>
              </w:rPr>
            </w:pPr>
            <w:r w:rsidRPr="004B4927">
              <w:rPr>
                <w:rFonts w:ascii="EC Square Sans Pro" w:hAnsi="EC Square Sans Pro"/>
                <w:b/>
                <w:color w:val="FFFFFF" w:themeColor="background1"/>
                <w:sz w:val="24"/>
                <w:szCs w:val="24"/>
                <w:lang w:val="en-GB"/>
              </w:rPr>
              <w:t>AUDIENCE</w:t>
            </w:r>
          </w:p>
        </w:tc>
        <w:tc>
          <w:tcPr>
            <w:tcW w:w="3160" w:type="dxa"/>
            <w:shd w:val="clear" w:color="auto" w:fill="2B9EC7"/>
            <w:vAlign w:val="center"/>
          </w:tcPr>
          <w:p w:rsidR="00E34A54" w:rsidRPr="004B4927" w:rsidRDefault="00E34A54" w:rsidP="007C30E0">
            <w:pPr>
              <w:pStyle w:val="NoSpacing"/>
              <w:ind w:left="-228" w:right="30"/>
              <w:jc w:val="center"/>
              <w:rPr>
                <w:rFonts w:ascii="EC Square Sans Pro" w:hAnsi="EC Square Sans Pro"/>
                <w:b/>
                <w:color w:val="FFFFFF" w:themeColor="background1"/>
                <w:sz w:val="24"/>
                <w:szCs w:val="24"/>
                <w:lang w:val="en-GB"/>
              </w:rPr>
            </w:pPr>
            <w:r w:rsidRPr="004B4927">
              <w:rPr>
                <w:rFonts w:ascii="EC Square Sans Pro" w:hAnsi="EC Square Sans Pro"/>
                <w:b/>
                <w:color w:val="FFFFFF" w:themeColor="background1"/>
                <w:sz w:val="24"/>
                <w:szCs w:val="24"/>
                <w:lang w:val="en-GB"/>
              </w:rPr>
              <w:t>TARGETED IN THIS DOCUMENT</w:t>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POLICY OFFICERS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28"/>
                <w:szCs w:val="28"/>
                <w:lang w:val="en-GB"/>
              </w:rPr>
            </w:pPr>
            <w:r w:rsidRPr="004B4927">
              <w:rPr>
                <w:rFonts w:ascii="EC Square Sans Pro" w:hAnsi="EC Square Sans Pro" w:cstheme="minorBidi"/>
                <w:b/>
                <w:sz w:val="28"/>
                <w:szCs w:val="28"/>
                <w:lang w:val="en-GB"/>
              </w:rPr>
              <w:object w:dxaOrig="4905" w:dyaOrig="4365" w14:anchorId="1FBB3976">
                <v:shape id="_x0000_i1029" type="#_x0000_t75" style="width:63.9pt;height:50.7pt" o:ole="">
                  <v:imagedata r:id="rId19" o:title=""/>
                </v:shape>
                <o:OLEObject Type="Embed" ProgID="PBrush" ShapeID="_x0000_i1029" DrawAspect="Content" ObjectID="_1594474652" r:id="rId20"/>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273C9023" wp14:editId="5972524D">
                  <wp:extent cx="453517" cy="45351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1"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IT PROVIDERS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28"/>
                <w:szCs w:val="28"/>
                <w:lang w:val="en-GB"/>
              </w:rPr>
            </w:pPr>
            <w:r w:rsidRPr="004B4927">
              <w:rPr>
                <w:rFonts w:ascii="EC Square Sans Pro" w:hAnsi="EC Square Sans Pro" w:cstheme="minorBidi"/>
                <w:b/>
                <w:sz w:val="28"/>
                <w:szCs w:val="28"/>
                <w:lang w:val="en-GB"/>
              </w:rPr>
              <w:object w:dxaOrig="4815" w:dyaOrig="4845" w14:anchorId="22907EF6">
                <v:shape id="_x0000_i1030" type="#_x0000_t75" style="width:58.8pt;height:59.85pt" o:ole="">
                  <v:imagedata r:id="rId22" o:title=""/>
                </v:shape>
                <o:OLEObject Type="Embed" ProgID="PBrush" ShapeID="_x0000_i1030" DrawAspect="Content" ObjectID="_1594474653" r:id="rId23"/>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11CC27AC" wp14:editId="601AA0D6">
                  <wp:extent cx="453517" cy="453517"/>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1"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SERVICE PROVIDERS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16"/>
                <w:szCs w:val="16"/>
                <w:lang w:val="en-GB"/>
              </w:rPr>
            </w:pPr>
            <w:r w:rsidRPr="004B4927">
              <w:rPr>
                <w:rFonts w:ascii="EC Square Sans Pro" w:hAnsi="EC Square Sans Pro" w:cstheme="minorBidi"/>
                <w:b/>
                <w:sz w:val="28"/>
                <w:szCs w:val="28"/>
                <w:lang w:val="en-GB"/>
              </w:rPr>
              <w:object w:dxaOrig="4665" w:dyaOrig="4875" w14:anchorId="2A9E62EC">
                <v:shape id="_x0000_i1031" type="#_x0000_t75" style="width:60.85pt;height:60.85pt" o:ole="">
                  <v:imagedata r:id="rId24" o:title=""/>
                </v:shape>
                <o:OLEObject Type="Embed" ProgID="PBrush" ShapeID="_x0000_i1031" DrawAspect="Content" ObjectID="_1594474654" r:id="rId25"/>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78992A26" wp14:editId="26F2F00A">
                  <wp:extent cx="467937" cy="451104"/>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07913-error-icon-button-deleting-fault-delete-x.jpg"/>
                          <pic:cNvPicPr/>
                        </pic:nvPicPr>
                        <pic:blipFill>
                          <a:blip r:embed="rId26" cstate="print">
                            <a:extLst>
                              <a:ext uri="{28A0092B-C50C-407E-A947-70E740481C1C}">
                                <a14:useLocalDpi xmlns:a14="http://schemas.microsoft.com/office/drawing/2010/main"/>
                              </a:ext>
                            </a:extLst>
                          </a:blip>
                          <a:stretch>
                            <a:fillRect/>
                          </a:stretch>
                        </pic:blipFill>
                        <pic:spPr>
                          <a:xfrm>
                            <a:off x="0" y="0"/>
                            <a:ext cx="469140" cy="452263"/>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IT ARCHITECTS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16"/>
                <w:szCs w:val="16"/>
                <w:lang w:val="en-GB"/>
              </w:rPr>
            </w:pPr>
            <w:r w:rsidRPr="004B4927">
              <w:rPr>
                <w:rFonts w:ascii="EC Square Sans Pro" w:hAnsi="EC Square Sans Pro" w:cstheme="minorBidi"/>
                <w:b/>
                <w:sz w:val="28"/>
                <w:szCs w:val="28"/>
                <w:lang w:val="en-GB"/>
              </w:rPr>
              <w:object w:dxaOrig="4905" w:dyaOrig="4365" w14:anchorId="6FB54B6B">
                <v:shape id="_x0000_i1032" type="#_x0000_t75" style="width:63.9pt;height:50.7pt" o:ole="">
                  <v:imagedata r:id="rId19" o:title=""/>
                </v:shape>
                <o:OLEObject Type="Embed" ProgID="PBrush" ShapeID="_x0000_i1032" DrawAspect="Content" ObjectID="_1594474655" r:id="rId27"/>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50EF6967" wp14:editId="0BAB6FFC">
                  <wp:extent cx="453517" cy="453517"/>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1"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COMM EXPERTS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28"/>
                <w:szCs w:val="28"/>
                <w:lang w:val="en-GB"/>
              </w:rPr>
            </w:pPr>
            <w:r w:rsidRPr="004B4927">
              <w:rPr>
                <w:rFonts w:ascii="EC Square Sans Pro" w:hAnsi="EC Square Sans Pro" w:cstheme="minorBidi"/>
                <w:b/>
                <w:sz w:val="28"/>
                <w:szCs w:val="28"/>
                <w:lang w:val="en-GB"/>
              </w:rPr>
              <w:object w:dxaOrig="4815" w:dyaOrig="4845" w14:anchorId="1CCA9D51">
                <v:shape id="_x0000_i1033" type="#_x0000_t75" style="width:58.8pt;height:59.85pt" o:ole="">
                  <v:imagedata r:id="rId22" o:title=""/>
                </v:shape>
                <o:OLEObject Type="Embed" ProgID="PBrush" ShapeID="_x0000_i1033" DrawAspect="Content" ObjectID="_1594474656" r:id="rId28"/>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4AF3C8AC" wp14:editId="05665C2F">
                  <wp:extent cx="467937" cy="451104"/>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07913-error-icon-button-deleting-fault-delete-x.jpg"/>
                          <pic:cNvPicPr/>
                        </pic:nvPicPr>
                        <pic:blipFill>
                          <a:blip r:embed="rId26" cstate="print">
                            <a:extLst>
                              <a:ext uri="{28A0092B-C50C-407E-A947-70E740481C1C}">
                                <a14:useLocalDpi xmlns:a14="http://schemas.microsoft.com/office/drawing/2010/main"/>
                              </a:ext>
                            </a:extLst>
                          </a:blip>
                          <a:stretch>
                            <a:fillRect/>
                          </a:stretch>
                        </pic:blipFill>
                        <pic:spPr>
                          <a:xfrm>
                            <a:off x="0" y="0"/>
                            <a:ext cx="469140" cy="452263"/>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LEGAL OFFICERS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28"/>
                <w:szCs w:val="28"/>
                <w:lang w:val="en-GB"/>
              </w:rPr>
            </w:pPr>
            <w:r w:rsidRPr="004B4927">
              <w:rPr>
                <w:rFonts w:ascii="EC Square Sans Pro" w:hAnsi="EC Square Sans Pro" w:cstheme="minorBidi"/>
                <w:b/>
                <w:sz w:val="28"/>
                <w:szCs w:val="28"/>
                <w:lang w:val="en-GB"/>
              </w:rPr>
              <w:object w:dxaOrig="4665" w:dyaOrig="4875" w14:anchorId="158F7481">
                <v:shape id="_x0000_i1034" type="#_x0000_t75" style="width:60.85pt;height:62.85pt" o:ole="">
                  <v:imagedata r:id="rId24" o:title=""/>
                </v:shape>
                <o:OLEObject Type="Embed" ProgID="PBrush" ShapeID="_x0000_i1034" DrawAspect="Content" ObjectID="_1594474657" r:id="rId29"/>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42EB278E" wp14:editId="52593A11">
                  <wp:extent cx="467937" cy="451104"/>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07913-error-icon-button-deleting-fault-delete-x.jpg"/>
                          <pic:cNvPicPr/>
                        </pic:nvPicPr>
                        <pic:blipFill>
                          <a:blip r:embed="rId26" cstate="print">
                            <a:extLst>
                              <a:ext uri="{28A0092B-C50C-407E-A947-70E740481C1C}">
                                <a14:useLocalDpi xmlns:a14="http://schemas.microsoft.com/office/drawing/2010/main"/>
                              </a:ext>
                            </a:extLst>
                          </a:blip>
                          <a:stretch>
                            <a:fillRect/>
                          </a:stretch>
                        </pic:blipFill>
                        <pic:spPr>
                          <a:xfrm>
                            <a:off x="0" y="0"/>
                            <a:ext cx="469140" cy="452263"/>
                          </a:xfrm>
                          <a:prstGeom prst="rect">
                            <a:avLst/>
                          </a:prstGeom>
                        </pic:spPr>
                      </pic:pic>
                    </a:graphicData>
                  </a:graphic>
                </wp:inline>
              </w:drawing>
            </w:r>
          </w:p>
        </w:tc>
      </w:tr>
    </w:tbl>
    <w:p w:rsidR="00C96BF2" w:rsidRPr="004B4927" w:rsidRDefault="00C96BF2" w:rsidP="00C4715E">
      <w:pPr>
        <w:rPr>
          <w:noProof/>
          <w:lang w:val="en-GB" w:eastAsia="en-GB"/>
        </w:rPr>
      </w:pPr>
    </w:p>
    <w:p w:rsidR="00FB4F9C" w:rsidRDefault="00F325AB" w:rsidP="00F325AB">
      <w:pPr>
        <w:pStyle w:val="Heading0nonumber"/>
      </w:pPr>
      <w:bookmarkStart w:id="4" w:name="_Toc517346079"/>
      <w:bookmarkStart w:id="5" w:name="_Toc517346136"/>
      <w:r>
        <w:t>CONTENTS</w:t>
      </w:r>
    </w:p>
    <w:p w:rsidR="005F5585" w:rsidRDefault="00F325AB">
      <w:pPr>
        <w:pStyle w:val="TOC1"/>
        <w:tabs>
          <w:tab w:val="left" w:pos="480"/>
          <w:tab w:val="right" w:leader="dot" w:pos="9253"/>
        </w:tabs>
        <w:rPr>
          <w:ins w:id="6" w:author="VANDEN BULCKE Peter (DIGIT-EXT)" w:date="2018-07-30T16:46:00Z"/>
          <w:rFonts w:eastAsiaTheme="minorEastAsia" w:cstheme="minorBidi"/>
          <w:b w:val="0"/>
          <w:bCs w:val="0"/>
          <w:caps w:val="0"/>
          <w:noProof/>
          <w:sz w:val="22"/>
          <w:szCs w:val="22"/>
          <w:lang w:val="en-GB" w:eastAsia="en-GB"/>
        </w:rPr>
      </w:pPr>
      <w:r>
        <w:rPr>
          <w:b w:val="0"/>
          <w:bCs w:val="0"/>
          <w:caps w:val="0"/>
          <w:lang w:val="en-GB"/>
        </w:rPr>
        <w:fldChar w:fldCharType="begin"/>
      </w:r>
      <w:r>
        <w:rPr>
          <w:b w:val="0"/>
          <w:bCs w:val="0"/>
          <w:caps w:val="0"/>
          <w:lang w:val="en-GB"/>
        </w:rPr>
        <w:instrText xml:space="preserve"> TOC \h \z \t "Heading 1;1;Heading 2;2" </w:instrText>
      </w:r>
      <w:r>
        <w:rPr>
          <w:b w:val="0"/>
          <w:bCs w:val="0"/>
          <w:caps w:val="0"/>
          <w:lang w:val="en-GB"/>
        </w:rPr>
        <w:fldChar w:fldCharType="separate"/>
      </w:r>
      <w:ins w:id="7" w:author="VANDEN BULCKE Peter (DIGIT-EXT)" w:date="2018-07-30T16:46:00Z">
        <w:r w:rsidR="005F5585" w:rsidRPr="00446B1F">
          <w:rPr>
            <w:rStyle w:val="Hyperlink"/>
            <w:noProof/>
          </w:rPr>
          <w:fldChar w:fldCharType="begin"/>
        </w:r>
        <w:r w:rsidR="005F5585" w:rsidRPr="00446B1F">
          <w:rPr>
            <w:rStyle w:val="Hyperlink"/>
            <w:noProof/>
          </w:rPr>
          <w:instrText xml:space="preserve"> </w:instrText>
        </w:r>
        <w:r w:rsidR="005F5585">
          <w:rPr>
            <w:noProof/>
          </w:rPr>
          <w:instrText>HYPERLINK \l "_Toc520732506"</w:instrText>
        </w:r>
        <w:r w:rsidR="005F5585" w:rsidRPr="00446B1F">
          <w:rPr>
            <w:rStyle w:val="Hyperlink"/>
            <w:noProof/>
          </w:rPr>
          <w:instrText xml:space="preserve"> </w:instrText>
        </w:r>
        <w:r w:rsidR="005F5585" w:rsidRPr="00446B1F">
          <w:rPr>
            <w:rStyle w:val="Hyperlink"/>
            <w:noProof/>
          </w:rPr>
        </w:r>
        <w:r w:rsidR="005F5585" w:rsidRPr="00446B1F">
          <w:rPr>
            <w:rStyle w:val="Hyperlink"/>
            <w:noProof/>
          </w:rPr>
          <w:fldChar w:fldCharType="separate"/>
        </w:r>
        <w:r w:rsidR="005F5585" w:rsidRPr="00446B1F">
          <w:rPr>
            <w:rStyle w:val="Hyperlink"/>
            <w:noProof/>
          </w:rPr>
          <w:t>1</w:t>
        </w:r>
        <w:r w:rsidR="005F5585">
          <w:rPr>
            <w:rFonts w:eastAsiaTheme="minorEastAsia" w:cstheme="minorBidi"/>
            <w:b w:val="0"/>
            <w:bCs w:val="0"/>
            <w:caps w:val="0"/>
            <w:noProof/>
            <w:sz w:val="22"/>
            <w:szCs w:val="22"/>
            <w:lang w:val="en-GB" w:eastAsia="en-GB"/>
          </w:rPr>
          <w:tab/>
        </w:r>
        <w:r w:rsidR="005F5585" w:rsidRPr="00446B1F">
          <w:rPr>
            <w:rStyle w:val="Hyperlink"/>
            <w:noProof/>
          </w:rPr>
          <w:t>eInvoicing Viewer</w:t>
        </w:r>
        <w:r w:rsidR="005F5585">
          <w:rPr>
            <w:noProof/>
            <w:webHidden/>
          </w:rPr>
          <w:tab/>
        </w:r>
        <w:r w:rsidR="005F5585">
          <w:rPr>
            <w:noProof/>
            <w:webHidden/>
          </w:rPr>
          <w:fldChar w:fldCharType="begin"/>
        </w:r>
        <w:r w:rsidR="005F5585">
          <w:rPr>
            <w:noProof/>
            <w:webHidden/>
          </w:rPr>
          <w:instrText xml:space="preserve"> PAGEREF _Toc520732506 \h </w:instrText>
        </w:r>
        <w:r w:rsidR="005F5585">
          <w:rPr>
            <w:noProof/>
            <w:webHidden/>
          </w:rPr>
        </w:r>
      </w:ins>
      <w:r w:rsidR="005F5585">
        <w:rPr>
          <w:noProof/>
          <w:webHidden/>
        </w:rPr>
        <w:fldChar w:fldCharType="separate"/>
      </w:r>
      <w:ins w:id="8" w:author="VANDEN BULCKE Peter (DIGIT-EXT)" w:date="2018-07-30T16:46:00Z">
        <w:r w:rsidR="005F5585">
          <w:rPr>
            <w:noProof/>
            <w:webHidden/>
          </w:rPr>
          <w:t>7</w:t>
        </w:r>
        <w:r w:rsidR="005F5585">
          <w:rPr>
            <w:noProof/>
            <w:webHidden/>
          </w:rPr>
          <w:fldChar w:fldCharType="end"/>
        </w:r>
        <w:r w:rsidR="005F5585" w:rsidRPr="00446B1F">
          <w:rPr>
            <w:rStyle w:val="Hyperlink"/>
            <w:noProof/>
          </w:rPr>
          <w:fldChar w:fldCharType="end"/>
        </w:r>
      </w:ins>
    </w:p>
    <w:p w:rsidR="005F5585" w:rsidRDefault="005F5585">
      <w:pPr>
        <w:pStyle w:val="TOC2"/>
        <w:tabs>
          <w:tab w:val="left" w:pos="720"/>
          <w:tab w:val="right" w:leader="dot" w:pos="9253"/>
        </w:tabs>
        <w:rPr>
          <w:ins w:id="9" w:author="VANDEN BULCKE Peter (DIGIT-EXT)" w:date="2018-07-30T16:46:00Z"/>
          <w:rFonts w:eastAsiaTheme="minorEastAsia" w:cstheme="minorBidi"/>
          <w:smallCaps w:val="0"/>
          <w:noProof/>
          <w:sz w:val="22"/>
          <w:szCs w:val="22"/>
          <w:lang w:val="en-GB" w:eastAsia="en-GB"/>
        </w:rPr>
      </w:pPr>
      <w:ins w:id="10"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"_Toc520732507"</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1.1</w:t>
        </w:r>
        <w:r>
          <w:rPr>
            <w:rFonts w:eastAsiaTheme="minorEastAsia" w:cstheme="minorBidi"/>
            <w:smallCaps w:val="0"/>
            <w:noProof/>
            <w:sz w:val="22"/>
            <w:szCs w:val="22"/>
            <w:lang w:val="en-GB" w:eastAsia="en-GB"/>
          </w:rPr>
          <w:tab/>
        </w:r>
        <w:r w:rsidRPr="00446B1F">
          <w:rPr>
            <w:rStyle w:val="Hyperlink"/>
            <w:noProof/>
          </w:rPr>
          <w:t>Objective</w:t>
        </w:r>
        <w:r>
          <w:rPr>
            <w:noProof/>
            <w:webHidden/>
          </w:rPr>
          <w:tab/>
        </w:r>
        <w:r>
          <w:rPr>
            <w:noProof/>
            <w:webHidden/>
          </w:rPr>
          <w:fldChar w:fldCharType="begin"/>
        </w:r>
        <w:r>
          <w:rPr>
            <w:noProof/>
            <w:webHidden/>
          </w:rPr>
          <w:instrText xml:space="preserve"> PAGEREF _Toc520732507 \h </w:instrText>
        </w:r>
        <w:r>
          <w:rPr>
            <w:noProof/>
            <w:webHidden/>
          </w:rPr>
        </w:r>
      </w:ins>
      <w:r>
        <w:rPr>
          <w:noProof/>
          <w:webHidden/>
        </w:rPr>
        <w:fldChar w:fldCharType="separate"/>
      </w:r>
      <w:ins w:id="11" w:author="VANDEN BULCKE Peter (DIGIT-EXT)" w:date="2018-07-30T16:46:00Z">
        <w:r>
          <w:rPr>
            <w:noProof/>
            <w:webHidden/>
          </w:rPr>
          <w:t>7</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12" w:author="VANDEN BULCKE Peter (DIGIT-EXT)" w:date="2018-07-30T16:46:00Z"/>
          <w:rFonts w:eastAsiaTheme="minorEastAsia" w:cstheme="minorBidi"/>
          <w:smallCaps w:val="0"/>
          <w:noProof/>
          <w:sz w:val="22"/>
          <w:szCs w:val="22"/>
          <w:lang w:val="en-GB" w:eastAsia="en-GB"/>
        </w:rPr>
      </w:pPr>
      <w:ins w:id="13"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"_Toc520732508"</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1.2</w:t>
        </w:r>
        <w:r>
          <w:rPr>
            <w:rFonts w:eastAsiaTheme="minorEastAsia" w:cstheme="minorBidi"/>
            <w:smallCaps w:val="0"/>
            <w:noProof/>
            <w:sz w:val="22"/>
            <w:szCs w:val="22"/>
            <w:lang w:val="en-GB" w:eastAsia="en-GB"/>
          </w:rPr>
          <w:tab/>
        </w:r>
        <w:r w:rsidRPr="00446B1F">
          <w:rPr>
            <w:rStyle w:val="Hyperlink"/>
            <w:noProof/>
          </w:rPr>
          <w:t>Based on existing TrustEx Web components</w:t>
        </w:r>
        <w:r>
          <w:rPr>
            <w:noProof/>
            <w:webHidden/>
          </w:rPr>
          <w:tab/>
        </w:r>
        <w:r>
          <w:rPr>
            <w:noProof/>
            <w:webHidden/>
          </w:rPr>
          <w:fldChar w:fldCharType="begin"/>
        </w:r>
        <w:r>
          <w:rPr>
            <w:noProof/>
            <w:webHidden/>
          </w:rPr>
          <w:instrText xml:space="preserve"> PAGEREF _Toc520732508 \h </w:instrText>
        </w:r>
        <w:r>
          <w:rPr>
            <w:noProof/>
            <w:webHidden/>
          </w:rPr>
        </w:r>
      </w:ins>
      <w:r>
        <w:rPr>
          <w:noProof/>
          <w:webHidden/>
        </w:rPr>
        <w:fldChar w:fldCharType="separate"/>
      </w:r>
      <w:ins w:id="14" w:author="VANDEN BULCKE Peter (DIGIT-EXT)" w:date="2018-07-30T16:46:00Z">
        <w:r>
          <w:rPr>
            <w:noProof/>
            <w:webHidden/>
          </w:rPr>
          <w:t>7</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15" w:author="VANDEN BULCKE Peter (DIGIT-EXT)" w:date="2018-07-30T16:46:00Z"/>
          <w:rFonts w:eastAsiaTheme="minorEastAsia" w:cstheme="minorBidi"/>
          <w:smallCaps w:val="0"/>
          <w:noProof/>
          <w:sz w:val="22"/>
          <w:szCs w:val="22"/>
          <w:lang w:val="en-GB" w:eastAsia="en-GB"/>
        </w:rPr>
      </w:pPr>
      <w:ins w:id="16"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"_Toc520732509"</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1.3</w:t>
        </w:r>
        <w:r>
          <w:rPr>
            <w:rFonts w:eastAsiaTheme="minorEastAsia" w:cstheme="minorBidi"/>
            <w:smallCaps w:val="0"/>
            <w:noProof/>
            <w:sz w:val="22"/>
            <w:szCs w:val="22"/>
            <w:lang w:val="en-GB" w:eastAsia="en-GB"/>
          </w:rPr>
          <w:tab/>
        </w:r>
        <w:r w:rsidRPr="00446B1F">
          <w:rPr>
            <w:rStyle w:val="Hyperlink"/>
            <w:noProof/>
          </w:rPr>
          <w:t>Functionalities</w:t>
        </w:r>
        <w:r>
          <w:rPr>
            <w:noProof/>
            <w:webHidden/>
          </w:rPr>
          <w:tab/>
        </w:r>
        <w:r>
          <w:rPr>
            <w:noProof/>
            <w:webHidden/>
          </w:rPr>
          <w:fldChar w:fldCharType="begin"/>
        </w:r>
        <w:r>
          <w:rPr>
            <w:noProof/>
            <w:webHidden/>
          </w:rPr>
          <w:instrText xml:space="preserve"> PAGEREF _Toc520732509 \h </w:instrText>
        </w:r>
        <w:r>
          <w:rPr>
            <w:noProof/>
            <w:webHidden/>
          </w:rPr>
        </w:r>
      </w:ins>
      <w:r>
        <w:rPr>
          <w:noProof/>
          <w:webHidden/>
        </w:rPr>
        <w:fldChar w:fldCharType="separate"/>
      </w:r>
      <w:ins w:id="17" w:author="VANDEN BULCKE Peter (DIGIT-EXT)" w:date="2018-07-30T16:46:00Z">
        <w:r>
          <w:rPr>
            <w:noProof/>
            <w:webHidden/>
          </w:rPr>
          <w:t>8</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18" w:author="VANDEN BULCKE Peter (DIGIT-EXT)" w:date="2018-07-30T16:46:00Z"/>
          <w:rFonts w:eastAsiaTheme="minorEastAsia" w:cstheme="minorBidi"/>
          <w:smallCaps w:val="0"/>
          <w:noProof/>
          <w:sz w:val="22"/>
          <w:szCs w:val="22"/>
          <w:lang w:val="en-GB" w:eastAsia="en-GB"/>
        </w:rPr>
      </w:pPr>
      <w:ins w:id="19"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"_Toc520732510"</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1.4</w:t>
        </w:r>
        <w:r>
          <w:rPr>
            <w:rFonts w:eastAsiaTheme="minorEastAsia" w:cstheme="minorBidi"/>
            <w:smallCaps w:val="0"/>
            <w:noProof/>
            <w:sz w:val="22"/>
            <w:szCs w:val="22"/>
            <w:lang w:val="en-GB" w:eastAsia="en-GB"/>
          </w:rPr>
          <w:tab/>
        </w:r>
        <w:r w:rsidRPr="00446B1F">
          <w:rPr>
            <w:rStyle w:val="Hyperlink"/>
            <w:noProof/>
          </w:rPr>
          <w:t>Business advantages</w:t>
        </w:r>
        <w:r>
          <w:rPr>
            <w:noProof/>
            <w:webHidden/>
          </w:rPr>
          <w:tab/>
        </w:r>
        <w:r>
          <w:rPr>
            <w:noProof/>
            <w:webHidden/>
          </w:rPr>
          <w:fldChar w:fldCharType="begin"/>
        </w:r>
        <w:r>
          <w:rPr>
            <w:noProof/>
            <w:webHidden/>
          </w:rPr>
          <w:instrText xml:space="preserve"> PAGEREF _Toc520732510 \h </w:instrText>
        </w:r>
        <w:r>
          <w:rPr>
            <w:noProof/>
            <w:webHidden/>
          </w:rPr>
        </w:r>
      </w:ins>
      <w:r>
        <w:rPr>
          <w:noProof/>
          <w:webHidden/>
        </w:rPr>
        <w:fldChar w:fldCharType="separate"/>
      </w:r>
      <w:ins w:id="20" w:author="VANDEN BULCKE Peter (DIGIT-EXT)" w:date="2018-07-30T16:46:00Z">
        <w:r>
          <w:rPr>
            <w:noProof/>
            <w:webHidden/>
          </w:rPr>
          <w:t>8</w:t>
        </w:r>
        <w:r>
          <w:rPr>
            <w:noProof/>
            <w:webHidden/>
          </w:rPr>
          <w:fldChar w:fldCharType="end"/>
        </w:r>
        <w:r w:rsidRPr="00446B1F">
          <w:rPr>
            <w:rStyle w:val="Hyperlink"/>
            <w:noProof/>
          </w:rPr>
          <w:fldChar w:fldCharType="end"/>
        </w:r>
      </w:ins>
    </w:p>
    <w:p w:rsidR="005F5585" w:rsidRDefault="005F5585">
      <w:pPr>
        <w:pStyle w:val="TOC1"/>
        <w:tabs>
          <w:tab w:val="left" w:pos="480"/>
          <w:tab w:val="right" w:leader="dot" w:pos="9253"/>
        </w:tabs>
        <w:rPr>
          <w:ins w:id="21" w:author="VANDEN BULCKE Peter (DIGIT-EXT)" w:date="2018-07-30T16:46:00Z"/>
          <w:rFonts w:eastAsiaTheme="minorEastAsia" w:cstheme="minorBidi"/>
          <w:b w:val="0"/>
          <w:bCs w:val="0"/>
          <w:caps w:val="0"/>
          <w:noProof/>
          <w:sz w:val="22"/>
          <w:szCs w:val="22"/>
          <w:lang w:val="en-GB" w:eastAsia="en-GB"/>
        </w:rPr>
      </w:pPr>
      <w:ins w:id="22"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"_Toc520732511"</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2</w:t>
        </w:r>
        <w:r>
          <w:rPr>
            <w:rFonts w:eastAsiaTheme="minorEastAsia" w:cstheme="minorBidi"/>
            <w:b w:val="0"/>
            <w:bCs w:val="0"/>
            <w:caps w:val="0"/>
            <w:noProof/>
            <w:sz w:val="22"/>
            <w:szCs w:val="22"/>
            <w:lang w:val="en-GB" w:eastAsia="en-GB"/>
          </w:rPr>
          <w:tab/>
        </w:r>
        <w:r w:rsidRPr="00446B1F">
          <w:rPr>
            <w:rStyle w:val="Hyperlink"/>
            <w:noProof/>
          </w:rPr>
          <w:t>Browser Requirements</w:t>
        </w:r>
        <w:r>
          <w:rPr>
            <w:noProof/>
            <w:webHidden/>
          </w:rPr>
          <w:tab/>
        </w:r>
        <w:r>
          <w:rPr>
            <w:noProof/>
            <w:webHidden/>
          </w:rPr>
          <w:fldChar w:fldCharType="begin"/>
        </w:r>
        <w:r>
          <w:rPr>
            <w:noProof/>
            <w:webHidden/>
          </w:rPr>
          <w:instrText xml:space="preserve"> PAGEREF _Toc520732511 \h </w:instrText>
        </w:r>
        <w:r>
          <w:rPr>
            <w:noProof/>
            <w:webHidden/>
          </w:rPr>
        </w:r>
      </w:ins>
      <w:r>
        <w:rPr>
          <w:noProof/>
          <w:webHidden/>
        </w:rPr>
        <w:fldChar w:fldCharType="separate"/>
      </w:r>
      <w:ins w:id="23" w:author="VANDEN BULCKE Peter (DIGIT-EXT)" w:date="2018-07-30T16:46:00Z">
        <w:r>
          <w:rPr>
            <w:noProof/>
            <w:webHidden/>
          </w:rPr>
          <w:t>9</w:t>
        </w:r>
        <w:r>
          <w:rPr>
            <w:noProof/>
            <w:webHidden/>
          </w:rPr>
          <w:fldChar w:fldCharType="end"/>
        </w:r>
        <w:r w:rsidRPr="00446B1F">
          <w:rPr>
            <w:rStyle w:val="Hyperlink"/>
            <w:noProof/>
          </w:rPr>
          <w:fldChar w:fldCharType="end"/>
        </w:r>
      </w:ins>
    </w:p>
    <w:p w:rsidR="005F5585" w:rsidRDefault="005F5585">
      <w:pPr>
        <w:pStyle w:val="TOC1"/>
        <w:tabs>
          <w:tab w:val="left" w:pos="480"/>
          <w:tab w:val="right" w:leader="dot" w:pos="9253"/>
        </w:tabs>
        <w:rPr>
          <w:ins w:id="24" w:author="VANDEN BULCKE Peter (DIGIT-EXT)" w:date="2018-07-30T16:46:00Z"/>
          <w:rFonts w:eastAsiaTheme="minorEastAsia" w:cstheme="minorBidi"/>
          <w:b w:val="0"/>
          <w:bCs w:val="0"/>
          <w:caps w:val="0"/>
          <w:noProof/>
          <w:sz w:val="22"/>
          <w:szCs w:val="22"/>
          <w:lang w:val="en-GB" w:eastAsia="en-GB"/>
        </w:rPr>
      </w:pPr>
      <w:ins w:id="25"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"_Toc520732512"</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3</w:t>
        </w:r>
        <w:r>
          <w:rPr>
            <w:rFonts w:eastAsiaTheme="minorEastAsia" w:cstheme="minorBidi"/>
            <w:b w:val="0"/>
            <w:bCs w:val="0"/>
            <w:caps w:val="0"/>
            <w:noProof/>
            <w:sz w:val="22"/>
            <w:szCs w:val="22"/>
            <w:lang w:val="en-GB" w:eastAsia="en-GB"/>
          </w:rPr>
          <w:tab/>
        </w:r>
        <w:r w:rsidRPr="00446B1F">
          <w:rPr>
            <w:rStyle w:val="Hyperlink"/>
            <w:noProof/>
          </w:rPr>
          <w:t>Monitoring the reception of Invoices/Credit Notes</w:t>
        </w:r>
        <w:r>
          <w:rPr>
            <w:noProof/>
            <w:webHidden/>
          </w:rPr>
          <w:tab/>
        </w:r>
        <w:r>
          <w:rPr>
            <w:noProof/>
            <w:webHidden/>
          </w:rPr>
          <w:fldChar w:fldCharType="begin"/>
        </w:r>
        <w:r>
          <w:rPr>
            <w:noProof/>
            <w:webHidden/>
          </w:rPr>
          <w:instrText xml:space="preserve"> PAGEREF _Toc520732512 \h </w:instrText>
        </w:r>
        <w:r>
          <w:rPr>
            <w:noProof/>
            <w:webHidden/>
          </w:rPr>
        </w:r>
      </w:ins>
      <w:r>
        <w:rPr>
          <w:noProof/>
          <w:webHidden/>
        </w:rPr>
        <w:fldChar w:fldCharType="separate"/>
      </w:r>
      <w:ins w:id="26" w:author="VANDEN BULCKE Peter (DIGIT-EXT)" w:date="2018-07-30T16:46:00Z">
        <w:r>
          <w:rPr>
            <w:noProof/>
            <w:webHidden/>
          </w:rPr>
          <w:t>10</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27" w:author="VANDEN BULCKE Peter (DIGIT-EXT)" w:date="2018-07-30T16:46:00Z"/>
          <w:rFonts w:eastAsiaTheme="minorEastAsia" w:cstheme="minorBidi"/>
          <w:smallCaps w:val="0"/>
          <w:noProof/>
          <w:sz w:val="22"/>
          <w:szCs w:val="22"/>
          <w:lang w:val="en-GB" w:eastAsia="en-GB"/>
        </w:rPr>
      </w:pPr>
      <w:ins w:id="28"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"_Toc520732513"</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3.1</w:t>
        </w:r>
        <w:r>
          <w:rPr>
            <w:rFonts w:eastAsiaTheme="minorEastAsia" w:cstheme="minorBidi"/>
            <w:smallCaps w:val="0"/>
            <w:noProof/>
            <w:sz w:val="22"/>
            <w:szCs w:val="22"/>
            <w:lang w:val="en-GB" w:eastAsia="en-GB"/>
          </w:rPr>
          <w:tab/>
        </w:r>
        <w:r w:rsidRPr="00446B1F">
          <w:rPr>
            <w:rStyle w:val="Hyperlink"/>
            <w:noProof/>
          </w:rPr>
          <w:t>Inbox</w:t>
        </w:r>
        <w:r>
          <w:rPr>
            <w:noProof/>
            <w:webHidden/>
          </w:rPr>
          <w:tab/>
        </w:r>
        <w:r>
          <w:rPr>
            <w:noProof/>
            <w:webHidden/>
          </w:rPr>
          <w:fldChar w:fldCharType="begin"/>
        </w:r>
        <w:r>
          <w:rPr>
            <w:noProof/>
            <w:webHidden/>
          </w:rPr>
          <w:instrText xml:space="preserve"> PAGEREF _Toc520732513 \h </w:instrText>
        </w:r>
        <w:r>
          <w:rPr>
            <w:noProof/>
            <w:webHidden/>
          </w:rPr>
        </w:r>
      </w:ins>
      <w:r>
        <w:rPr>
          <w:noProof/>
          <w:webHidden/>
        </w:rPr>
        <w:fldChar w:fldCharType="separate"/>
      </w:r>
      <w:ins w:id="29" w:author="VANDEN BULCKE Peter (DIGIT-EXT)" w:date="2018-07-30T16:46:00Z">
        <w:r>
          <w:rPr>
            <w:noProof/>
            <w:webHidden/>
          </w:rPr>
          <w:t>10</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30" w:author="VANDEN BULCKE Peter (DIGIT-EXT)" w:date="2018-07-30T16:46:00Z"/>
          <w:rFonts w:eastAsiaTheme="minorEastAsia" w:cstheme="minorBidi"/>
          <w:smallCaps w:val="0"/>
          <w:noProof/>
          <w:sz w:val="22"/>
          <w:szCs w:val="22"/>
          <w:lang w:val="en-GB" w:eastAsia="en-GB"/>
        </w:rPr>
      </w:pPr>
      <w:ins w:id="31"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"_Toc520732514"</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3.2</w:t>
        </w:r>
        <w:r>
          <w:rPr>
            <w:rFonts w:eastAsiaTheme="minorEastAsia" w:cstheme="minorBidi"/>
            <w:smallCaps w:val="0"/>
            <w:noProof/>
            <w:sz w:val="22"/>
            <w:szCs w:val="22"/>
            <w:lang w:val="en-GB" w:eastAsia="en-GB"/>
          </w:rPr>
          <w:tab/>
        </w:r>
        <w:r w:rsidRPr="00446B1F">
          <w:rPr>
            <w:rStyle w:val="Hyperlink"/>
            <w:noProof/>
          </w:rPr>
          <w:t>Window Elements</w:t>
        </w:r>
        <w:r>
          <w:rPr>
            <w:noProof/>
            <w:webHidden/>
          </w:rPr>
          <w:tab/>
        </w:r>
        <w:r>
          <w:rPr>
            <w:noProof/>
            <w:webHidden/>
          </w:rPr>
          <w:fldChar w:fldCharType="begin"/>
        </w:r>
        <w:r>
          <w:rPr>
            <w:noProof/>
            <w:webHidden/>
          </w:rPr>
          <w:instrText xml:space="preserve"> PAGEREF _Toc520732514 \h </w:instrText>
        </w:r>
        <w:r>
          <w:rPr>
            <w:noProof/>
            <w:webHidden/>
          </w:rPr>
        </w:r>
      </w:ins>
      <w:r>
        <w:rPr>
          <w:noProof/>
          <w:webHidden/>
        </w:rPr>
        <w:fldChar w:fldCharType="separate"/>
      </w:r>
      <w:ins w:id="32" w:author="VANDEN BULCKE Peter (DIGIT-EXT)" w:date="2018-07-30T16:46:00Z">
        <w:r>
          <w:rPr>
            <w:noProof/>
            <w:webHidden/>
          </w:rPr>
          <w:t>10</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33" w:author="VANDEN BULCKE Peter (DIGIT-EXT)" w:date="2018-07-30T16:46:00Z"/>
          <w:rFonts w:eastAsiaTheme="minorEastAsia" w:cstheme="minorBidi"/>
          <w:smallCaps w:val="0"/>
          <w:noProof/>
          <w:sz w:val="22"/>
          <w:szCs w:val="22"/>
          <w:lang w:val="en-GB" w:eastAsia="en-GB"/>
        </w:rPr>
      </w:pPr>
      <w:ins w:id="34"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"_Toc520732515"</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3.3</w:t>
        </w:r>
        <w:r>
          <w:rPr>
            <w:rFonts w:eastAsiaTheme="minorEastAsia" w:cstheme="minorBidi"/>
            <w:smallCaps w:val="0"/>
            <w:noProof/>
            <w:sz w:val="22"/>
            <w:szCs w:val="22"/>
            <w:lang w:val="en-GB" w:eastAsia="en-GB"/>
          </w:rPr>
          <w:tab/>
        </w:r>
        <w:r w:rsidRPr="00446B1F">
          <w:rPr>
            <w:rStyle w:val="Hyperlink"/>
            <w:noProof/>
          </w:rPr>
          <w:t>How to display Bundle content</w:t>
        </w:r>
        <w:r>
          <w:rPr>
            <w:noProof/>
            <w:webHidden/>
          </w:rPr>
          <w:tab/>
        </w:r>
        <w:r>
          <w:rPr>
            <w:noProof/>
            <w:webHidden/>
          </w:rPr>
          <w:fldChar w:fldCharType="begin"/>
        </w:r>
        <w:r>
          <w:rPr>
            <w:noProof/>
            <w:webHidden/>
          </w:rPr>
          <w:instrText xml:space="preserve"> PAGEREF _Toc520732515 \h </w:instrText>
        </w:r>
        <w:r>
          <w:rPr>
            <w:noProof/>
            <w:webHidden/>
          </w:rPr>
        </w:r>
      </w:ins>
      <w:r>
        <w:rPr>
          <w:noProof/>
          <w:webHidden/>
        </w:rPr>
        <w:fldChar w:fldCharType="separate"/>
      </w:r>
      <w:ins w:id="35" w:author="VANDEN BULCKE Peter (DIGIT-EXT)" w:date="2018-07-30T16:46:00Z">
        <w:r>
          <w:rPr>
            <w:noProof/>
            <w:webHidden/>
          </w:rPr>
          <w:t>11</w:t>
        </w:r>
        <w:r>
          <w:rPr>
            <w:noProof/>
            <w:webHidden/>
          </w:rPr>
          <w:fldChar w:fldCharType="end"/>
        </w:r>
        <w:r w:rsidRPr="00446B1F">
          <w:rPr>
            <w:rStyle w:val="Hyperlink"/>
            <w:noProof/>
          </w:rPr>
          <w:fldChar w:fldCharType="end"/>
        </w:r>
      </w:ins>
    </w:p>
    <w:p w:rsidR="005F5585" w:rsidRDefault="005F5585">
      <w:pPr>
        <w:pStyle w:val="TOC1"/>
        <w:tabs>
          <w:tab w:val="left" w:pos="480"/>
          <w:tab w:val="right" w:leader="dot" w:pos="9253"/>
        </w:tabs>
        <w:rPr>
          <w:ins w:id="36" w:author="VANDEN BULCKE Peter (DIGIT-EXT)" w:date="2018-07-30T16:46:00Z"/>
          <w:rFonts w:eastAsiaTheme="minorEastAsia" w:cstheme="minorBidi"/>
          <w:b w:val="0"/>
          <w:bCs w:val="0"/>
          <w:caps w:val="0"/>
          <w:noProof/>
          <w:sz w:val="22"/>
          <w:szCs w:val="22"/>
          <w:lang w:val="en-GB" w:eastAsia="en-GB"/>
        </w:rPr>
      </w:pPr>
      <w:ins w:id="37"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"_Toc520732516"</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4</w:t>
        </w:r>
        <w:r>
          <w:rPr>
            <w:rFonts w:eastAsiaTheme="minorEastAsia" w:cstheme="minorBidi"/>
            <w:b w:val="0"/>
            <w:bCs w:val="0"/>
            <w:caps w:val="0"/>
            <w:noProof/>
            <w:sz w:val="22"/>
            <w:szCs w:val="22"/>
            <w:lang w:val="en-GB" w:eastAsia="en-GB"/>
          </w:rPr>
          <w:tab/>
        </w:r>
        <w:r w:rsidRPr="00446B1F">
          <w:rPr>
            <w:rStyle w:val="Hyperlink"/>
            <w:noProof/>
          </w:rPr>
          <w:t>Exploring and downloading the content of incoming Invoice</w:t>
        </w:r>
        <w:r w:rsidRPr="00446B1F">
          <w:rPr>
            <w:rStyle w:val="Hyperlink"/>
            <w:rFonts w:ascii="Arial" w:hAnsi="Arial"/>
            <w:noProof/>
          </w:rPr>
          <w:t> </w:t>
        </w:r>
        <w:r w:rsidRPr="00446B1F">
          <w:rPr>
            <w:rStyle w:val="Hyperlink"/>
            <w:noProof/>
          </w:rPr>
          <w:t>/</w:t>
        </w:r>
        <w:r w:rsidRPr="00446B1F">
          <w:rPr>
            <w:rStyle w:val="Hyperlink"/>
            <w:rFonts w:ascii="Arial" w:hAnsi="Arial"/>
            <w:noProof/>
          </w:rPr>
          <w:t> </w:t>
        </w:r>
        <w:r w:rsidRPr="00446B1F">
          <w:rPr>
            <w:rStyle w:val="Hyperlink"/>
            <w:noProof/>
          </w:rPr>
          <w:t>Credit</w:t>
        </w:r>
        <w:r w:rsidRPr="00446B1F">
          <w:rPr>
            <w:rStyle w:val="Hyperlink"/>
            <w:rFonts w:ascii="Arial" w:hAnsi="Arial"/>
            <w:noProof/>
          </w:rPr>
          <w:t> </w:t>
        </w:r>
        <w:r w:rsidRPr="00446B1F">
          <w:rPr>
            <w:rStyle w:val="Hyperlink"/>
            <w:noProof/>
          </w:rPr>
          <w:t>Note</w:t>
        </w:r>
        <w:r w:rsidRPr="00446B1F">
          <w:rPr>
            <w:rStyle w:val="Hyperlink"/>
            <w:rFonts w:ascii="Arial" w:hAnsi="Arial"/>
            <w:noProof/>
          </w:rPr>
          <w:t> </w:t>
        </w:r>
        <w:r w:rsidRPr="00446B1F">
          <w:rPr>
            <w:rStyle w:val="Hyperlink"/>
            <w:noProof/>
          </w:rPr>
          <w:t>messages</w:t>
        </w:r>
        <w:r>
          <w:rPr>
            <w:noProof/>
            <w:webHidden/>
          </w:rPr>
          <w:tab/>
        </w:r>
        <w:r>
          <w:rPr>
            <w:noProof/>
            <w:webHidden/>
          </w:rPr>
          <w:fldChar w:fldCharType="begin"/>
        </w:r>
        <w:r>
          <w:rPr>
            <w:noProof/>
            <w:webHidden/>
          </w:rPr>
          <w:instrText xml:space="preserve"> PAGEREF _Toc520732516 \h </w:instrText>
        </w:r>
        <w:r>
          <w:rPr>
            <w:noProof/>
            <w:webHidden/>
          </w:rPr>
        </w:r>
      </w:ins>
      <w:r>
        <w:rPr>
          <w:noProof/>
          <w:webHidden/>
        </w:rPr>
        <w:fldChar w:fldCharType="separate"/>
      </w:r>
      <w:ins w:id="38" w:author="VANDEN BULCKE Peter (DIGIT-EXT)" w:date="2018-07-30T16:46:00Z">
        <w:r>
          <w:rPr>
            <w:noProof/>
            <w:webHidden/>
          </w:rPr>
          <w:t>12</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39" w:author="VANDEN BULCKE Peter (DIGIT-EXT)" w:date="2018-07-30T16:46:00Z"/>
          <w:rFonts w:eastAsiaTheme="minorEastAsia" w:cstheme="minorBidi"/>
          <w:smallCaps w:val="0"/>
          <w:noProof/>
          <w:sz w:val="22"/>
          <w:szCs w:val="22"/>
          <w:lang w:val="en-GB" w:eastAsia="en-GB"/>
        </w:rPr>
      </w:pPr>
      <w:ins w:id="40"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"_Toc520732517"</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4.1</w:t>
        </w:r>
        <w:r>
          <w:rPr>
            <w:rFonts w:eastAsiaTheme="minorEastAsia" w:cstheme="minorBidi"/>
            <w:smallCaps w:val="0"/>
            <w:noProof/>
            <w:sz w:val="22"/>
            <w:szCs w:val="22"/>
            <w:lang w:val="en-GB" w:eastAsia="en-GB"/>
          </w:rPr>
          <w:tab/>
        </w:r>
        <w:r w:rsidRPr="00446B1F">
          <w:rPr>
            <w:rStyle w:val="Hyperlink"/>
            <w:noProof/>
          </w:rPr>
          <w:t>Received Message</w:t>
        </w:r>
        <w:r>
          <w:rPr>
            <w:noProof/>
            <w:webHidden/>
          </w:rPr>
          <w:tab/>
        </w:r>
        <w:r>
          <w:rPr>
            <w:noProof/>
            <w:webHidden/>
          </w:rPr>
          <w:fldChar w:fldCharType="begin"/>
        </w:r>
        <w:r>
          <w:rPr>
            <w:noProof/>
            <w:webHidden/>
          </w:rPr>
          <w:instrText xml:space="preserve"> PAGEREF _Toc520732517 \h </w:instrText>
        </w:r>
        <w:r>
          <w:rPr>
            <w:noProof/>
            <w:webHidden/>
          </w:rPr>
        </w:r>
      </w:ins>
      <w:r>
        <w:rPr>
          <w:noProof/>
          <w:webHidden/>
        </w:rPr>
        <w:fldChar w:fldCharType="separate"/>
      </w:r>
      <w:ins w:id="41" w:author="VANDEN BULCKE Peter (DIGIT-EXT)" w:date="2018-07-30T16:46:00Z">
        <w:r>
          <w:rPr>
            <w:noProof/>
            <w:webHidden/>
          </w:rPr>
          <w:t>12</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42" w:author="VANDEN BULCKE Peter (DIGIT-EXT)" w:date="2018-07-30T16:46:00Z"/>
          <w:rFonts w:eastAsiaTheme="minorEastAsia" w:cstheme="minorBidi"/>
          <w:smallCaps w:val="0"/>
          <w:noProof/>
          <w:sz w:val="22"/>
          <w:szCs w:val="22"/>
          <w:lang w:val="en-GB" w:eastAsia="en-GB"/>
        </w:rPr>
      </w:pPr>
      <w:ins w:id="43"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"_Toc520732518"</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4.2</w:t>
        </w:r>
        <w:r>
          <w:rPr>
            <w:rFonts w:eastAsiaTheme="minorEastAsia" w:cstheme="minorBidi"/>
            <w:smallCaps w:val="0"/>
            <w:noProof/>
            <w:sz w:val="22"/>
            <w:szCs w:val="22"/>
            <w:lang w:val="en-GB" w:eastAsia="en-GB"/>
          </w:rPr>
          <w:tab/>
        </w:r>
        <w:r w:rsidRPr="00446B1F">
          <w:rPr>
            <w:rStyle w:val="Hyperlink"/>
            <w:noProof/>
          </w:rPr>
          <w:t>Window Elements</w:t>
        </w:r>
        <w:r>
          <w:rPr>
            <w:noProof/>
            <w:webHidden/>
          </w:rPr>
          <w:tab/>
        </w:r>
        <w:r>
          <w:rPr>
            <w:noProof/>
            <w:webHidden/>
          </w:rPr>
          <w:fldChar w:fldCharType="begin"/>
        </w:r>
        <w:r>
          <w:rPr>
            <w:noProof/>
            <w:webHidden/>
          </w:rPr>
          <w:instrText xml:space="preserve"> PAGEREF _Toc520732518 \h </w:instrText>
        </w:r>
        <w:r>
          <w:rPr>
            <w:noProof/>
            <w:webHidden/>
          </w:rPr>
        </w:r>
      </w:ins>
      <w:r>
        <w:rPr>
          <w:noProof/>
          <w:webHidden/>
        </w:rPr>
        <w:fldChar w:fldCharType="separate"/>
      </w:r>
      <w:ins w:id="44" w:author="VANDEN BULCKE Peter (DIGIT-EXT)" w:date="2018-07-30T16:46:00Z">
        <w:r>
          <w:rPr>
            <w:noProof/>
            <w:webHidden/>
          </w:rPr>
          <w:t>12</w:t>
        </w:r>
        <w:r>
          <w:rPr>
            <w:noProof/>
            <w:webHidden/>
          </w:rPr>
          <w:fldChar w:fldCharType="end"/>
        </w:r>
        <w:r w:rsidRPr="00446B1F">
          <w:rPr>
            <w:rStyle w:val="Hyperlink"/>
            <w:noProof/>
          </w:rPr>
          <w:fldChar w:fldCharType="end"/>
        </w:r>
      </w:ins>
    </w:p>
    <w:p w:rsidR="005F5585" w:rsidRDefault="005F5585">
      <w:pPr>
        <w:pStyle w:val="TOC2"/>
        <w:tabs>
          <w:tab w:val="left" w:pos="720"/>
          <w:tab w:val="right" w:leader="dot" w:pos="9253"/>
        </w:tabs>
        <w:rPr>
          <w:ins w:id="45" w:author="VANDEN BULCKE Peter (DIGIT-EXT)" w:date="2018-07-30T16:46:00Z"/>
          <w:rFonts w:eastAsiaTheme="minorEastAsia" w:cstheme="minorBidi"/>
          <w:smallCaps w:val="0"/>
          <w:noProof/>
          <w:sz w:val="22"/>
          <w:szCs w:val="22"/>
          <w:lang w:val="en-GB" w:eastAsia="en-GB"/>
        </w:rPr>
      </w:pPr>
      <w:ins w:id="46" w:author="VANDEN BULCKE Peter (DIGIT-EXT)" w:date="2018-07-30T16:46:00Z">
        <w:r w:rsidRPr="00446B1F">
          <w:rPr>
            <w:rStyle w:val="Hyperlink"/>
            <w:noProof/>
          </w:rPr>
          <w:fldChar w:fldCharType="begin"/>
        </w:r>
        <w:r w:rsidRPr="00446B1F">
          <w:rPr>
            <w:rStyle w:val="Hyperlink"/>
            <w:noProof/>
          </w:rPr>
          <w:instrText xml:space="preserve"> </w:instrText>
        </w:r>
        <w:r>
          <w:rPr>
            <w:noProof/>
          </w:rPr>
          <w:instrText>HYPERLINK \l "_Toc520732519"</w:instrText>
        </w:r>
        <w:r w:rsidRPr="00446B1F">
          <w:rPr>
            <w:rStyle w:val="Hyperlink"/>
            <w:noProof/>
          </w:rPr>
          <w:instrText xml:space="preserve"> </w:instrText>
        </w:r>
        <w:r w:rsidRPr="00446B1F">
          <w:rPr>
            <w:rStyle w:val="Hyperlink"/>
            <w:noProof/>
          </w:rPr>
        </w:r>
        <w:r w:rsidRPr="00446B1F">
          <w:rPr>
            <w:rStyle w:val="Hyperlink"/>
            <w:noProof/>
          </w:rPr>
          <w:fldChar w:fldCharType="separate"/>
        </w:r>
        <w:r w:rsidRPr="00446B1F">
          <w:rPr>
            <w:rStyle w:val="Hyperlink"/>
            <w:noProof/>
          </w:rPr>
          <w:t>4.3</w:t>
        </w:r>
        <w:r>
          <w:rPr>
            <w:rFonts w:eastAsiaTheme="minorEastAsia" w:cstheme="minorBidi"/>
            <w:smallCaps w:val="0"/>
            <w:noProof/>
            <w:sz w:val="22"/>
            <w:szCs w:val="22"/>
            <w:lang w:val="en-GB" w:eastAsia="en-GB"/>
          </w:rPr>
          <w:tab/>
        </w:r>
        <w:r w:rsidRPr="00446B1F">
          <w:rPr>
            <w:rStyle w:val="Hyperlink"/>
            <w:noProof/>
          </w:rPr>
          <w:t>Downloading Invoices / Credit Notes and related Attachments</w:t>
        </w:r>
        <w:r>
          <w:rPr>
            <w:noProof/>
            <w:webHidden/>
          </w:rPr>
          <w:tab/>
        </w:r>
        <w:r>
          <w:rPr>
            <w:noProof/>
            <w:webHidden/>
          </w:rPr>
          <w:fldChar w:fldCharType="begin"/>
        </w:r>
        <w:r>
          <w:rPr>
            <w:noProof/>
            <w:webHidden/>
          </w:rPr>
          <w:instrText xml:space="preserve"> PAGEREF _Toc520732519 \h </w:instrText>
        </w:r>
        <w:r>
          <w:rPr>
            <w:noProof/>
            <w:webHidden/>
          </w:rPr>
        </w:r>
      </w:ins>
      <w:r>
        <w:rPr>
          <w:noProof/>
          <w:webHidden/>
        </w:rPr>
        <w:fldChar w:fldCharType="separate"/>
      </w:r>
      <w:ins w:id="47" w:author="VANDEN BULCKE Peter (DIGIT-EXT)" w:date="2018-07-30T16:46:00Z">
        <w:r>
          <w:rPr>
            <w:noProof/>
            <w:webHidden/>
          </w:rPr>
          <w:t>13</w:t>
        </w:r>
        <w:r>
          <w:rPr>
            <w:noProof/>
            <w:webHidden/>
          </w:rPr>
          <w:fldChar w:fldCharType="end"/>
        </w:r>
        <w:r w:rsidRPr="00446B1F">
          <w:rPr>
            <w:rStyle w:val="Hyperlink"/>
            <w:noProof/>
          </w:rPr>
          <w:fldChar w:fldCharType="end"/>
        </w:r>
      </w:ins>
    </w:p>
    <w:p w:rsidR="00D0064E" w:rsidDel="005F5585" w:rsidRDefault="00D0064E">
      <w:pPr>
        <w:pStyle w:val="TOC1"/>
        <w:tabs>
          <w:tab w:val="left" w:pos="480"/>
          <w:tab w:val="right" w:leader="dot" w:pos="9253"/>
        </w:tabs>
        <w:rPr>
          <w:del w:id="48" w:author="VANDEN BULCKE Peter (DIGIT-EXT)" w:date="2018-07-30T16:46:00Z"/>
          <w:rFonts w:eastAsiaTheme="minorEastAsia" w:cstheme="minorBidi"/>
          <w:b w:val="0"/>
          <w:bCs w:val="0"/>
          <w:caps w:val="0"/>
          <w:noProof/>
          <w:sz w:val="22"/>
          <w:szCs w:val="22"/>
          <w:lang w:val="en-GB" w:eastAsia="en-GB"/>
        </w:rPr>
      </w:pPr>
      <w:del w:id="49" w:author="VANDEN BULCKE Peter (DIGIT-EXT)" w:date="2018-07-30T16:46:00Z">
        <w:r w:rsidRPr="005F5585" w:rsidDel="005F5585">
          <w:rPr>
            <w:rStyle w:val="Hyperlink"/>
            <w:noProof/>
          </w:rPr>
          <w:delText>1</w:delText>
        </w:r>
        <w:r w:rsidDel="005F5585">
          <w:rPr>
            <w:rFonts w:eastAsiaTheme="minorEastAsia" w:cstheme="minorBidi"/>
            <w:b w:val="0"/>
            <w:bCs w:val="0"/>
            <w:caps w:val="0"/>
            <w:noProof/>
            <w:sz w:val="22"/>
            <w:szCs w:val="22"/>
            <w:lang w:val="en-GB" w:eastAsia="en-GB"/>
          </w:rPr>
          <w:tab/>
        </w:r>
        <w:r w:rsidRPr="005F5585" w:rsidDel="005F5585">
          <w:rPr>
            <w:rStyle w:val="Hyperlink"/>
            <w:noProof/>
          </w:rPr>
          <w:delText>eInvoicing Viewer</w:delText>
        </w:r>
        <w:r w:rsidDel="005F5585">
          <w:rPr>
            <w:noProof/>
            <w:webHidden/>
          </w:rPr>
          <w:tab/>
          <w:delText>7</w:delText>
        </w:r>
      </w:del>
    </w:p>
    <w:p w:rsidR="00D0064E" w:rsidDel="005F5585" w:rsidRDefault="00D0064E">
      <w:pPr>
        <w:pStyle w:val="TOC2"/>
        <w:tabs>
          <w:tab w:val="left" w:pos="720"/>
          <w:tab w:val="right" w:leader="dot" w:pos="9253"/>
        </w:tabs>
        <w:rPr>
          <w:del w:id="50" w:author="VANDEN BULCKE Peter (DIGIT-EXT)" w:date="2018-07-30T16:46:00Z"/>
          <w:rFonts w:eastAsiaTheme="minorEastAsia" w:cstheme="minorBidi"/>
          <w:smallCaps w:val="0"/>
          <w:noProof/>
          <w:sz w:val="22"/>
          <w:szCs w:val="22"/>
          <w:lang w:val="en-GB" w:eastAsia="en-GB"/>
        </w:rPr>
      </w:pPr>
      <w:del w:id="51" w:author="VANDEN BULCKE Peter (DIGIT-EXT)" w:date="2018-07-30T16:46:00Z">
        <w:r w:rsidRPr="005F5585" w:rsidDel="005F5585">
          <w:rPr>
            <w:rStyle w:val="Hyperlink"/>
            <w:noProof/>
          </w:rPr>
          <w:delText>1.1</w:delText>
        </w:r>
        <w:r w:rsidDel="005F5585">
          <w:rPr>
            <w:rFonts w:eastAsiaTheme="minorEastAsia" w:cstheme="minorBidi"/>
            <w:smallCaps w:val="0"/>
            <w:noProof/>
            <w:sz w:val="22"/>
            <w:szCs w:val="22"/>
            <w:lang w:val="en-GB" w:eastAsia="en-GB"/>
          </w:rPr>
          <w:tab/>
        </w:r>
        <w:r w:rsidRPr="005F5585" w:rsidDel="005F5585">
          <w:rPr>
            <w:rStyle w:val="Hyperlink"/>
            <w:noProof/>
          </w:rPr>
          <w:delText>Objective</w:delText>
        </w:r>
        <w:r w:rsidDel="005F5585">
          <w:rPr>
            <w:noProof/>
            <w:webHidden/>
          </w:rPr>
          <w:tab/>
          <w:delText>7</w:delText>
        </w:r>
      </w:del>
    </w:p>
    <w:p w:rsidR="00D0064E" w:rsidDel="005F5585" w:rsidRDefault="00D0064E">
      <w:pPr>
        <w:pStyle w:val="TOC2"/>
        <w:tabs>
          <w:tab w:val="left" w:pos="720"/>
          <w:tab w:val="right" w:leader="dot" w:pos="9253"/>
        </w:tabs>
        <w:rPr>
          <w:del w:id="52" w:author="VANDEN BULCKE Peter (DIGIT-EXT)" w:date="2018-07-30T16:46:00Z"/>
          <w:rFonts w:eastAsiaTheme="minorEastAsia" w:cstheme="minorBidi"/>
          <w:smallCaps w:val="0"/>
          <w:noProof/>
          <w:sz w:val="22"/>
          <w:szCs w:val="22"/>
          <w:lang w:val="en-GB" w:eastAsia="en-GB"/>
        </w:rPr>
      </w:pPr>
      <w:del w:id="53" w:author="VANDEN BULCKE Peter (DIGIT-EXT)" w:date="2018-07-30T16:46:00Z">
        <w:r w:rsidRPr="005F5585" w:rsidDel="005F5585">
          <w:rPr>
            <w:rStyle w:val="Hyperlink"/>
            <w:noProof/>
          </w:rPr>
          <w:delText>1.2</w:delText>
        </w:r>
        <w:r w:rsidDel="005F5585">
          <w:rPr>
            <w:rFonts w:eastAsiaTheme="minorEastAsia" w:cstheme="minorBidi"/>
            <w:smallCaps w:val="0"/>
            <w:noProof/>
            <w:sz w:val="22"/>
            <w:szCs w:val="22"/>
            <w:lang w:val="en-GB" w:eastAsia="en-GB"/>
          </w:rPr>
          <w:tab/>
        </w:r>
        <w:r w:rsidRPr="005F5585" w:rsidDel="005F5585">
          <w:rPr>
            <w:rStyle w:val="Hyperlink"/>
            <w:noProof/>
          </w:rPr>
          <w:delText>Based on existing TrustEx Web components</w:delText>
        </w:r>
        <w:r w:rsidDel="005F5585">
          <w:rPr>
            <w:noProof/>
            <w:webHidden/>
          </w:rPr>
          <w:tab/>
          <w:delText>7</w:delText>
        </w:r>
      </w:del>
    </w:p>
    <w:p w:rsidR="00D0064E" w:rsidDel="005F5585" w:rsidRDefault="00D0064E">
      <w:pPr>
        <w:pStyle w:val="TOC2"/>
        <w:tabs>
          <w:tab w:val="left" w:pos="720"/>
          <w:tab w:val="right" w:leader="dot" w:pos="9253"/>
        </w:tabs>
        <w:rPr>
          <w:del w:id="54" w:author="VANDEN BULCKE Peter (DIGIT-EXT)" w:date="2018-07-30T16:46:00Z"/>
          <w:rFonts w:eastAsiaTheme="minorEastAsia" w:cstheme="minorBidi"/>
          <w:smallCaps w:val="0"/>
          <w:noProof/>
          <w:sz w:val="22"/>
          <w:szCs w:val="22"/>
          <w:lang w:val="en-GB" w:eastAsia="en-GB"/>
        </w:rPr>
      </w:pPr>
      <w:del w:id="55" w:author="VANDEN BULCKE Peter (DIGIT-EXT)" w:date="2018-07-30T16:46:00Z">
        <w:r w:rsidRPr="005F5585" w:rsidDel="005F5585">
          <w:rPr>
            <w:rStyle w:val="Hyperlink"/>
            <w:noProof/>
          </w:rPr>
          <w:delText>1.3</w:delText>
        </w:r>
        <w:r w:rsidDel="005F5585">
          <w:rPr>
            <w:rFonts w:eastAsiaTheme="minorEastAsia" w:cstheme="minorBidi"/>
            <w:smallCaps w:val="0"/>
            <w:noProof/>
            <w:sz w:val="22"/>
            <w:szCs w:val="22"/>
            <w:lang w:val="en-GB" w:eastAsia="en-GB"/>
          </w:rPr>
          <w:tab/>
        </w:r>
        <w:r w:rsidRPr="005F5585" w:rsidDel="005F5585">
          <w:rPr>
            <w:rStyle w:val="Hyperlink"/>
            <w:noProof/>
          </w:rPr>
          <w:delText>Functionalities</w:delText>
        </w:r>
        <w:r w:rsidDel="005F5585">
          <w:rPr>
            <w:noProof/>
            <w:webHidden/>
          </w:rPr>
          <w:tab/>
          <w:delText>7</w:delText>
        </w:r>
      </w:del>
    </w:p>
    <w:p w:rsidR="00D0064E" w:rsidDel="005F5585" w:rsidRDefault="00D0064E">
      <w:pPr>
        <w:pStyle w:val="TOC2"/>
        <w:tabs>
          <w:tab w:val="left" w:pos="720"/>
          <w:tab w:val="right" w:leader="dot" w:pos="9253"/>
        </w:tabs>
        <w:rPr>
          <w:del w:id="56" w:author="VANDEN BULCKE Peter (DIGIT-EXT)" w:date="2018-07-30T16:46:00Z"/>
          <w:rFonts w:eastAsiaTheme="minorEastAsia" w:cstheme="minorBidi"/>
          <w:smallCaps w:val="0"/>
          <w:noProof/>
          <w:sz w:val="22"/>
          <w:szCs w:val="22"/>
          <w:lang w:val="en-GB" w:eastAsia="en-GB"/>
        </w:rPr>
      </w:pPr>
      <w:del w:id="57" w:author="VANDEN BULCKE Peter (DIGIT-EXT)" w:date="2018-07-30T16:46:00Z">
        <w:r w:rsidRPr="005F5585" w:rsidDel="005F5585">
          <w:rPr>
            <w:rStyle w:val="Hyperlink"/>
            <w:noProof/>
          </w:rPr>
          <w:delText>1.4</w:delText>
        </w:r>
        <w:r w:rsidDel="005F5585">
          <w:rPr>
            <w:rFonts w:eastAsiaTheme="minorEastAsia" w:cstheme="minorBidi"/>
            <w:smallCaps w:val="0"/>
            <w:noProof/>
            <w:sz w:val="22"/>
            <w:szCs w:val="22"/>
            <w:lang w:val="en-GB" w:eastAsia="en-GB"/>
          </w:rPr>
          <w:tab/>
        </w:r>
        <w:r w:rsidRPr="005F5585" w:rsidDel="005F5585">
          <w:rPr>
            <w:rStyle w:val="Hyperlink"/>
            <w:noProof/>
          </w:rPr>
          <w:delText>Business advantages</w:delText>
        </w:r>
        <w:r w:rsidDel="005F5585">
          <w:rPr>
            <w:noProof/>
            <w:webHidden/>
          </w:rPr>
          <w:tab/>
          <w:delText>7</w:delText>
        </w:r>
      </w:del>
    </w:p>
    <w:p w:rsidR="00D0064E" w:rsidDel="005F5585" w:rsidRDefault="00D0064E">
      <w:pPr>
        <w:pStyle w:val="TOC1"/>
        <w:tabs>
          <w:tab w:val="left" w:pos="480"/>
          <w:tab w:val="right" w:leader="dot" w:pos="9253"/>
        </w:tabs>
        <w:rPr>
          <w:del w:id="58" w:author="VANDEN BULCKE Peter (DIGIT-EXT)" w:date="2018-07-30T16:46:00Z"/>
          <w:rFonts w:eastAsiaTheme="minorEastAsia" w:cstheme="minorBidi"/>
          <w:b w:val="0"/>
          <w:bCs w:val="0"/>
          <w:caps w:val="0"/>
          <w:noProof/>
          <w:sz w:val="22"/>
          <w:szCs w:val="22"/>
          <w:lang w:val="en-GB" w:eastAsia="en-GB"/>
        </w:rPr>
      </w:pPr>
      <w:del w:id="59" w:author="VANDEN BULCKE Peter (DIGIT-EXT)" w:date="2018-07-30T16:46:00Z">
        <w:r w:rsidRPr="005F5585" w:rsidDel="005F5585">
          <w:rPr>
            <w:rStyle w:val="Hyperlink"/>
            <w:noProof/>
          </w:rPr>
          <w:delText>2</w:delText>
        </w:r>
        <w:r w:rsidDel="005F5585">
          <w:rPr>
            <w:rFonts w:eastAsiaTheme="minorEastAsia" w:cstheme="minorBidi"/>
            <w:b w:val="0"/>
            <w:bCs w:val="0"/>
            <w:caps w:val="0"/>
            <w:noProof/>
            <w:sz w:val="22"/>
            <w:szCs w:val="22"/>
            <w:lang w:val="en-GB" w:eastAsia="en-GB"/>
          </w:rPr>
          <w:tab/>
        </w:r>
        <w:r w:rsidRPr="005F5585" w:rsidDel="005F5585">
          <w:rPr>
            <w:rStyle w:val="Hyperlink"/>
            <w:noProof/>
          </w:rPr>
          <w:delText>Browser Requirements</w:delText>
        </w:r>
        <w:r w:rsidDel="005F5585">
          <w:rPr>
            <w:noProof/>
            <w:webHidden/>
          </w:rPr>
          <w:tab/>
          <w:delText>9</w:delText>
        </w:r>
      </w:del>
    </w:p>
    <w:p w:rsidR="00D0064E" w:rsidDel="005F5585" w:rsidRDefault="00D0064E">
      <w:pPr>
        <w:pStyle w:val="TOC1"/>
        <w:tabs>
          <w:tab w:val="left" w:pos="480"/>
          <w:tab w:val="right" w:leader="dot" w:pos="9253"/>
        </w:tabs>
        <w:rPr>
          <w:del w:id="60" w:author="VANDEN BULCKE Peter (DIGIT-EXT)" w:date="2018-07-30T16:46:00Z"/>
          <w:rFonts w:eastAsiaTheme="minorEastAsia" w:cstheme="minorBidi"/>
          <w:b w:val="0"/>
          <w:bCs w:val="0"/>
          <w:caps w:val="0"/>
          <w:noProof/>
          <w:sz w:val="22"/>
          <w:szCs w:val="22"/>
          <w:lang w:val="en-GB" w:eastAsia="en-GB"/>
        </w:rPr>
      </w:pPr>
      <w:del w:id="61" w:author="VANDEN BULCKE Peter (DIGIT-EXT)" w:date="2018-07-30T16:46:00Z">
        <w:r w:rsidRPr="005F5585" w:rsidDel="005F5585">
          <w:rPr>
            <w:rStyle w:val="Hyperlink"/>
            <w:noProof/>
          </w:rPr>
          <w:delText>3</w:delText>
        </w:r>
        <w:r w:rsidDel="005F5585">
          <w:rPr>
            <w:rFonts w:eastAsiaTheme="minorEastAsia" w:cstheme="minorBidi"/>
            <w:b w:val="0"/>
            <w:bCs w:val="0"/>
            <w:caps w:val="0"/>
            <w:noProof/>
            <w:sz w:val="22"/>
            <w:szCs w:val="22"/>
            <w:lang w:val="en-GB" w:eastAsia="en-GB"/>
          </w:rPr>
          <w:tab/>
        </w:r>
        <w:r w:rsidRPr="005F5585" w:rsidDel="005F5585">
          <w:rPr>
            <w:rStyle w:val="Hyperlink"/>
            <w:noProof/>
          </w:rPr>
          <w:delText>Monitoring the reception of Invoices/Credit Notes</w:delText>
        </w:r>
        <w:r w:rsidDel="005F5585">
          <w:rPr>
            <w:noProof/>
            <w:webHidden/>
          </w:rPr>
          <w:tab/>
          <w:delText>10</w:delText>
        </w:r>
      </w:del>
    </w:p>
    <w:p w:rsidR="00D0064E" w:rsidDel="005F5585" w:rsidRDefault="00D0064E">
      <w:pPr>
        <w:pStyle w:val="TOC2"/>
        <w:tabs>
          <w:tab w:val="left" w:pos="720"/>
          <w:tab w:val="right" w:leader="dot" w:pos="9253"/>
        </w:tabs>
        <w:rPr>
          <w:del w:id="62" w:author="VANDEN BULCKE Peter (DIGIT-EXT)" w:date="2018-07-30T16:46:00Z"/>
          <w:rFonts w:eastAsiaTheme="minorEastAsia" w:cstheme="minorBidi"/>
          <w:smallCaps w:val="0"/>
          <w:noProof/>
          <w:sz w:val="22"/>
          <w:szCs w:val="22"/>
          <w:lang w:val="en-GB" w:eastAsia="en-GB"/>
        </w:rPr>
      </w:pPr>
      <w:del w:id="63" w:author="VANDEN BULCKE Peter (DIGIT-EXT)" w:date="2018-07-30T16:46:00Z">
        <w:r w:rsidRPr="005F5585" w:rsidDel="005F5585">
          <w:rPr>
            <w:rStyle w:val="Hyperlink"/>
            <w:noProof/>
          </w:rPr>
          <w:delText>3.1</w:delText>
        </w:r>
        <w:r w:rsidDel="005F5585">
          <w:rPr>
            <w:rFonts w:eastAsiaTheme="minorEastAsia" w:cstheme="minorBidi"/>
            <w:smallCaps w:val="0"/>
            <w:noProof/>
            <w:sz w:val="22"/>
            <w:szCs w:val="22"/>
            <w:lang w:val="en-GB" w:eastAsia="en-GB"/>
          </w:rPr>
          <w:tab/>
        </w:r>
        <w:r w:rsidRPr="005F5585" w:rsidDel="005F5585">
          <w:rPr>
            <w:rStyle w:val="Hyperlink"/>
            <w:noProof/>
          </w:rPr>
          <w:delText>Inbox</w:delText>
        </w:r>
        <w:r w:rsidDel="005F5585">
          <w:rPr>
            <w:noProof/>
            <w:webHidden/>
          </w:rPr>
          <w:tab/>
          <w:delText>10</w:delText>
        </w:r>
      </w:del>
    </w:p>
    <w:p w:rsidR="00D0064E" w:rsidDel="005F5585" w:rsidRDefault="00D0064E">
      <w:pPr>
        <w:pStyle w:val="TOC2"/>
        <w:tabs>
          <w:tab w:val="left" w:pos="720"/>
          <w:tab w:val="right" w:leader="dot" w:pos="9253"/>
        </w:tabs>
        <w:rPr>
          <w:del w:id="64" w:author="VANDEN BULCKE Peter (DIGIT-EXT)" w:date="2018-07-30T16:46:00Z"/>
          <w:rFonts w:eastAsiaTheme="minorEastAsia" w:cstheme="minorBidi"/>
          <w:smallCaps w:val="0"/>
          <w:noProof/>
          <w:sz w:val="22"/>
          <w:szCs w:val="22"/>
          <w:lang w:val="en-GB" w:eastAsia="en-GB"/>
        </w:rPr>
      </w:pPr>
      <w:del w:id="65" w:author="VANDEN BULCKE Peter (DIGIT-EXT)" w:date="2018-07-30T16:46:00Z">
        <w:r w:rsidRPr="005F5585" w:rsidDel="005F5585">
          <w:rPr>
            <w:rStyle w:val="Hyperlink"/>
            <w:noProof/>
          </w:rPr>
          <w:delText>3.2</w:delText>
        </w:r>
        <w:r w:rsidDel="005F5585">
          <w:rPr>
            <w:rFonts w:eastAsiaTheme="minorEastAsia" w:cstheme="minorBidi"/>
            <w:smallCaps w:val="0"/>
            <w:noProof/>
            <w:sz w:val="22"/>
            <w:szCs w:val="22"/>
            <w:lang w:val="en-GB" w:eastAsia="en-GB"/>
          </w:rPr>
          <w:tab/>
        </w:r>
        <w:r w:rsidRPr="005F5585" w:rsidDel="005F5585">
          <w:rPr>
            <w:rStyle w:val="Hyperlink"/>
            <w:noProof/>
          </w:rPr>
          <w:delText>Window Elements</w:delText>
        </w:r>
        <w:r w:rsidDel="005F5585">
          <w:rPr>
            <w:noProof/>
            <w:webHidden/>
          </w:rPr>
          <w:tab/>
          <w:delText>10</w:delText>
        </w:r>
      </w:del>
    </w:p>
    <w:p w:rsidR="00D0064E" w:rsidDel="005F5585" w:rsidRDefault="00D0064E">
      <w:pPr>
        <w:pStyle w:val="TOC2"/>
        <w:tabs>
          <w:tab w:val="left" w:pos="720"/>
          <w:tab w:val="right" w:leader="dot" w:pos="9253"/>
        </w:tabs>
        <w:rPr>
          <w:del w:id="66" w:author="VANDEN BULCKE Peter (DIGIT-EXT)" w:date="2018-07-30T16:46:00Z"/>
          <w:rFonts w:eastAsiaTheme="minorEastAsia" w:cstheme="minorBidi"/>
          <w:smallCaps w:val="0"/>
          <w:noProof/>
          <w:sz w:val="22"/>
          <w:szCs w:val="22"/>
          <w:lang w:val="en-GB" w:eastAsia="en-GB"/>
        </w:rPr>
      </w:pPr>
      <w:del w:id="67" w:author="VANDEN BULCKE Peter (DIGIT-EXT)" w:date="2018-07-30T16:46:00Z">
        <w:r w:rsidRPr="005F5585" w:rsidDel="005F5585">
          <w:rPr>
            <w:rStyle w:val="Hyperlink"/>
            <w:noProof/>
          </w:rPr>
          <w:delText>3.3</w:delText>
        </w:r>
        <w:r w:rsidDel="005F5585">
          <w:rPr>
            <w:rFonts w:eastAsiaTheme="minorEastAsia" w:cstheme="minorBidi"/>
            <w:smallCaps w:val="0"/>
            <w:noProof/>
            <w:sz w:val="22"/>
            <w:szCs w:val="22"/>
            <w:lang w:val="en-GB" w:eastAsia="en-GB"/>
          </w:rPr>
          <w:tab/>
        </w:r>
        <w:r w:rsidRPr="005F5585" w:rsidDel="005F5585">
          <w:rPr>
            <w:rStyle w:val="Hyperlink"/>
            <w:noProof/>
          </w:rPr>
          <w:delText>How to display Bundle content</w:delText>
        </w:r>
        <w:r w:rsidDel="005F5585">
          <w:rPr>
            <w:noProof/>
            <w:webHidden/>
          </w:rPr>
          <w:tab/>
          <w:delText>11</w:delText>
        </w:r>
      </w:del>
    </w:p>
    <w:p w:rsidR="00D0064E" w:rsidDel="005F5585" w:rsidRDefault="00D0064E">
      <w:pPr>
        <w:pStyle w:val="TOC1"/>
        <w:tabs>
          <w:tab w:val="left" w:pos="480"/>
          <w:tab w:val="right" w:leader="dot" w:pos="9253"/>
        </w:tabs>
        <w:rPr>
          <w:del w:id="68" w:author="VANDEN BULCKE Peter (DIGIT-EXT)" w:date="2018-07-30T16:46:00Z"/>
          <w:rFonts w:eastAsiaTheme="minorEastAsia" w:cstheme="minorBidi"/>
          <w:b w:val="0"/>
          <w:bCs w:val="0"/>
          <w:caps w:val="0"/>
          <w:noProof/>
          <w:sz w:val="22"/>
          <w:szCs w:val="22"/>
          <w:lang w:val="en-GB" w:eastAsia="en-GB"/>
        </w:rPr>
      </w:pPr>
      <w:del w:id="69" w:author="VANDEN BULCKE Peter (DIGIT-EXT)" w:date="2018-07-30T16:46:00Z">
        <w:r w:rsidRPr="005F5585" w:rsidDel="005F5585">
          <w:rPr>
            <w:rStyle w:val="Hyperlink"/>
            <w:noProof/>
          </w:rPr>
          <w:delText>4</w:delText>
        </w:r>
        <w:r w:rsidDel="005F5585">
          <w:rPr>
            <w:rFonts w:eastAsiaTheme="minorEastAsia" w:cstheme="minorBidi"/>
            <w:b w:val="0"/>
            <w:bCs w:val="0"/>
            <w:caps w:val="0"/>
            <w:noProof/>
            <w:sz w:val="22"/>
            <w:szCs w:val="22"/>
            <w:lang w:val="en-GB" w:eastAsia="en-GB"/>
          </w:rPr>
          <w:tab/>
        </w:r>
        <w:r w:rsidRPr="005F5585" w:rsidDel="005F5585">
          <w:rPr>
            <w:rStyle w:val="Hyperlink"/>
            <w:noProof/>
          </w:rPr>
          <w:delText>Exploring and downloading the content of incoming Invoices</w:delText>
        </w:r>
        <w:r w:rsidRPr="005F5585" w:rsidDel="005F5585">
          <w:rPr>
            <w:rStyle w:val="Hyperlink"/>
            <w:rFonts w:ascii="Arial" w:hAnsi="Arial"/>
            <w:noProof/>
            <w:rPrChange w:id="70" w:author="VANDEN BULCKE Peter (DIGIT-EXT)" w:date="2018-07-30T16:46:00Z">
              <w:rPr>
                <w:rStyle w:val="Hyperlink"/>
                <w:rFonts w:ascii="Arial" w:hAnsi="Arial"/>
                <w:noProof/>
              </w:rPr>
            </w:rPrChange>
          </w:rPr>
          <w:delText> </w:delText>
        </w:r>
        <w:r w:rsidRPr="005F5585" w:rsidDel="005F5585">
          <w:rPr>
            <w:rStyle w:val="Hyperlink"/>
            <w:noProof/>
            <w:rPrChange w:id="71" w:author="VANDEN BULCKE Peter (DIGIT-EXT)" w:date="2018-07-30T16:46:00Z">
              <w:rPr>
                <w:rStyle w:val="Hyperlink"/>
                <w:noProof/>
              </w:rPr>
            </w:rPrChange>
          </w:rPr>
          <w:delText>/</w:delText>
        </w:r>
        <w:r w:rsidRPr="005F5585" w:rsidDel="005F5585">
          <w:rPr>
            <w:rStyle w:val="Hyperlink"/>
            <w:rFonts w:ascii="Arial" w:hAnsi="Arial"/>
            <w:noProof/>
            <w:rPrChange w:id="72" w:author="VANDEN BULCKE Peter (DIGIT-EXT)" w:date="2018-07-30T16:46:00Z">
              <w:rPr>
                <w:rStyle w:val="Hyperlink"/>
                <w:rFonts w:ascii="Arial" w:hAnsi="Arial"/>
                <w:noProof/>
              </w:rPr>
            </w:rPrChange>
          </w:rPr>
          <w:delText> </w:delText>
        </w:r>
        <w:r w:rsidRPr="005F5585" w:rsidDel="005F5585">
          <w:rPr>
            <w:rStyle w:val="Hyperlink"/>
            <w:noProof/>
            <w:rPrChange w:id="73" w:author="VANDEN BULCKE Peter (DIGIT-EXT)" w:date="2018-07-30T16:46:00Z">
              <w:rPr>
                <w:rStyle w:val="Hyperlink"/>
                <w:noProof/>
              </w:rPr>
            </w:rPrChange>
          </w:rPr>
          <w:delText>Credit</w:delText>
        </w:r>
        <w:r w:rsidRPr="005F5585" w:rsidDel="005F5585">
          <w:rPr>
            <w:rStyle w:val="Hyperlink"/>
            <w:rFonts w:ascii="Arial" w:hAnsi="Arial"/>
            <w:noProof/>
            <w:rPrChange w:id="74" w:author="VANDEN BULCKE Peter (DIGIT-EXT)" w:date="2018-07-30T16:46:00Z">
              <w:rPr>
                <w:rStyle w:val="Hyperlink"/>
                <w:rFonts w:ascii="Arial" w:hAnsi="Arial"/>
                <w:noProof/>
              </w:rPr>
            </w:rPrChange>
          </w:rPr>
          <w:delText> </w:delText>
        </w:r>
        <w:r w:rsidRPr="005F5585" w:rsidDel="005F5585">
          <w:rPr>
            <w:rStyle w:val="Hyperlink"/>
            <w:noProof/>
            <w:rPrChange w:id="75" w:author="VANDEN BULCKE Peter (DIGIT-EXT)" w:date="2018-07-30T16:46:00Z">
              <w:rPr>
                <w:rStyle w:val="Hyperlink"/>
                <w:noProof/>
              </w:rPr>
            </w:rPrChange>
          </w:rPr>
          <w:delText>Note</w:delText>
        </w:r>
        <w:r w:rsidRPr="005F5585" w:rsidDel="005F5585">
          <w:rPr>
            <w:rStyle w:val="Hyperlink"/>
            <w:rFonts w:ascii="Arial" w:hAnsi="Arial"/>
            <w:noProof/>
            <w:rPrChange w:id="76" w:author="VANDEN BULCKE Peter (DIGIT-EXT)" w:date="2018-07-30T16:46:00Z">
              <w:rPr>
                <w:rStyle w:val="Hyperlink"/>
                <w:rFonts w:ascii="Arial" w:hAnsi="Arial"/>
                <w:noProof/>
              </w:rPr>
            </w:rPrChange>
          </w:rPr>
          <w:delText> </w:delText>
        </w:r>
        <w:r w:rsidRPr="005F5585" w:rsidDel="005F5585">
          <w:rPr>
            <w:rStyle w:val="Hyperlink"/>
            <w:noProof/>
            <w:rPrChange w:id="77" w:author="VANDEN BULCKE Peter (DIGIT-EXT)" w:date="2018-07-30T16:46:00Z">
              <w:rPr>
                <w:rStyle w:val="Hyperlink"/>
                <w:noProof/>
              </w:rPr>
            </w:rPrChange>
          </w:rPr>
          <w:delText>messages</w:delText>
        </w:r>
        <w:r w:rsidDel="005F5585">
          <w:rPr>
            <w:noProof/>
            <w:webHidden/>
          </w:rPr>
          <w:tab/>
          <w:delText>12</w:delText>
        </w:r>
      </w:del>
    </w:p>
    <w:p w:rsidR="00D0064E" w:rsidDel="005F5585" w:rsidRDefault="00D0064E">
      <w:pPr>
        <w:pStyle w:val="TOC2"/>
        <w:tabs>
          <w:tab w:val="left" w:pos="720"/>
          <w:tab w:val="right" w:leader="dot" w:pos="9253"/>
        </w:tabs>
        <w:rPr>
          <w:del w:id="78" w:author="VANDEN BULCKE Peter (DIGIT-EXT)" w:date="2018-07-30T16:46:00Z"/>
          <w:rFonts w:eastAsiaTheme="minorEastAsia" w:cstheme="minorBidi"/>
          <w:smallCaps w:val="0"/>
          <w:noProof/>
          <w:sz w:val="22"/>
          <w:szCs w:val="22"/>
          <w:lang w:val="en-GB" w:eastAsia="en-GB"/>
        </w:rPr>
      </w:pPr>
      <w:del w:id="79" w:author="VANDEN BULCKE Peter (DIGIT-EXT)" w:date="2018-07-30T16:46:00Z">
        <w:r w:rsidRPr="005F5585" w:rsidDel="005F5585">
          <w:rPr>
            <w:rStyle w:val="Hyperlink"/>
            <w:noProof/>
          </w:rPr>
          <w:delText>4.1</w:delText>
        </w:r>
        <w:r w:rsidDel="005F5585">
          <w:rPr>
            <w:rFonts w:eastAsiaTheme="minorEastAsia" w:cstheme="minorBidi"/>
            <w:smallCaps w:val="0"/>
            <w:noProof/>
            <w:sz w:val="22"/>
            <w:szCs w:val="22"/>
            <w:lang w:val="en-GB" w:eastAsia="en-GB"/>
          </w:rPr>
          <w:tab/>
        </w:r>
        <w:r w:rsidRPr="005F5585" w:rsidDel="005F5585">
          <w:rPr>
            <w:rStyle w:val="Hyperlink"/>
            <w:noProof/>
          </w:rPr>
          <w:delText>Received Message</w:delText>
        </w:r>
        <w:r w:rsidDel="005F5585">
          <w:rPr>
            <w:noProof/>
            <w:webHidden/>
          </w:rPr>
          <w:tab/>
          <w:delText>12</w:delText>
        </w:r>
      </w:del>
    </w:p>
    <w:p w:rsidR="00D0064E" w:rsidDel="005F5585" w:rsidRDefault="00D0064E">
      <w:pPr>
        <w:pStyle w:val="TOC2"/>
        <w:tabs>
          <w:tab w:val="left" w:pos="720"/>
          <w:tab w:val="right" w:leader="dot" w:pos="9253"/>
        </w:tabs>
        <w:rPr>
          <w:del w:id="80" w:author="VANDEN BULCKE Peter (DIGIT-EXT)" w:date="2018-07-30T16:46:00Z"/>
          <w:rFonts w:eastAsiaTheme="minorEastAsia" w:cstheme="minorBidi"/>
          <w:smallCaps w:val="0"/>
          <w:noProof/>
          <w:sz w:val="22"/>
          <w:szCs w:val="22"/>
          <w:lang w:val="en-GB" w:eastAsia="en-GB"/>
        </w:rPr>
      </w:pPr>
      <w:del w:id="81" w:author="VANDEN BULCKE Peter (DIGIT-EXT)" w:date="2018-07-30T16:46:00Z">
        <w:r w:rsidRPr="005F5585" w:rsidDel="005F5585">
          <w:rPr>
            <w:rStyle w:val="Hyperlink"/>
            <w:noProof/>
          </w:rPr>
          <w:delText>4.</w:delText>
        </w:r>
        <w:r w:rsidRPr="005F5585" w:rsidDel="005F5585">
          <w:rPr>
            <w:rStyle w:val="Hyperlink"/>
            <w:noProof/>
            <w:rPrChange w:id="82" w:author="VANDEN BULCKE Peter (DIGIT-EXT)" w:date="2018-07-30T16:46:00Z">
              <w:rPr>
                <w:rStyle w:val="Hyperlink"/>
                <w:noProof/>
              </w:rPr>
            </w:rPrChange>
          </w:rPr>
          <w:delText>2</w:delText>
        </w:r>
        <w:r w:rsidDel="005F5585">
          <w:rPr>
            <w:rFonts w:eastAsiaTheme="minorEastAsia" w:cstheme="minorBidi"/>
            <w:smallCaps w:val="0"/>
            <w:noProof/>
            <w:sz w:val="22"/>
            <w:szCs w:val="22"/>
            <w:lang w:val="en-GB" w:eastAsia="en-GB"/>
          </w:rPr>
          <w:tab/>
        </w:r>
        <w:r w:rsidRPr="005F5585" w:rsidDel="005F5585">
          <w:rPr>
            <w:rStyle w:val="Hyperlink"/>
            <w:noProof/>
          </w:rPr>
          <w:delText>Window Elements</w:delText>
        </w:r>
        <w:r w:rsidDel="005F5585">
          <w:rPr>
            <w:noProof/>
            <w:webHidden/>
          </w:rPr>
          <w:tab/>
          <w:delText>12</w:delText>
        </w:r>
      </w:del>
    </w:p>
    <w:p w:rsidR="00D0064E" w:rsidDel="005F5585" w:rsidRDefault="00D0064E">
      <w:pPr>
        <w:pStyle w:val="TOC2"/>
        <w:tabs>
          <w:tab w:val="left" w:pos="720"/>
          <w:tab w:val="right" w:leader="dot" w:pos="9253"/>
        </w:tabs>
        <w:rPr>
          <w:del w:id="83" w:author="VANDEN BULCKE Peter (DIGIT-EXT)" w:date="2018-07-30T16:46:00Z"/>
          <w:rFonts w:eastAsiaTheme="minorEastAsia" w:cstheme="minorBidi"/>
          <w:smallCaps w:val="0"/>
          <w:noProof/>
          <w:sz w:val="22"/>
          <w:szCs w:val="22"/>
          <w:lang w:val="en-GB" w:eastAsia="en-GB"/>
        </w:rPr>
      </w:pPr>
      <w:del w:id="84" w:author="VANDEN BULCKE Peter (DIGIT-EXT)" w:date="2018-07-30T16:46:00Z">
        <w:r w:rsidRPr="005F5585" w:rsidDel="005F5585">
          <w:rPr>
            <w:rStyle w:val="Hyperlink"/>
            <w:noProof/>
          </w:rPr>
          <w:delText>4.3</w:delText>
        </w:r>
        <w:r w:rsidDel="005F5585">
          <w:rPr>
            <w:rFonts w:eastAsiaTheme="minorEastAsia" w:cstheme="minorBidi"/>
            <w:smallCaps w:val="0"/>
            <w:noProof/>
            <w:sz w:val="22"/>
            <w:szCs w:val="22"/>
            <w:lang w:val="en-GB" w:eastAsia="en-GB"/>
          </w:rPr>
          <w:tab/>
        </w:r>
        <w:r w:rsidRPr="005F5585" w:rsidDel="005F5585">
          <w:rPr>
            <w:rStyle w:val="Hyperlink"/>
            <w:noProof/>
          </w:rPr>
          <w:delText>Downloading Invoices / Credit Notes and related Attachments</w:delText>
        </w:r>
        <w:r w:rsidDel="005F5585">
          <w:rPr>
            <w:noProof/>
            <w:webHidden/>
          </w:rPr>
          <w:tab/>
          <w:delText>13</w:delText>
        </w:r>
      </w:del>
    </w:p>
    <w:p w:rsidR="00FB4F9C" w:rsidRDefault="00F325AB" w:rsidP="00A709FA">
      <w:pPr>
        <w:pStyle w:val="Header"/>
        <w:rPr>
          <w:lang w:val="en-GB"/>
        </w:rPr>
      </w:pPr>
      <w:r>
        <w:rPr>
          <w:lang w:val="en-GB"/>
        </w:rPr>
        <w:fldChar w:fldCharType="end"/>
      </w:r>
    </w:p>
    <w:p w:rsidR="00D72EB7" w:rsidRDefault="00D72EB7">
      <w:pPr>
        <w:spacing w:after="200" w:line="276" w:lineRule="auto"/>
        <w:jc w:val="left"/>
        <w:rPr>
          <w:lang w:val="en-GB"/>
        </w:rPr>
      </w:pPr>
      <w:r>
        <w:rPr>
          <w:lang w:val="en-GB"/>
        </w:rPr>
        <w:br w:type="page"/>
      </w:r>
    </w:p>
    <w:p w:rsidR="000264B8" w:rsidRPr="004B4927" w:rsidRDefault="000264B8" w:rsidP="00C17179">
      <w:pPr>
        <w:pStyle w:val="Heading1"/>
      </w:pPr>
      <w:bookmarkStart w:id="85" w:name="_eInvoicing_Viewer"/>
      <w:bookmarkStart w:id="86" w:name="_Toc520732506"/>
      <w:bookmarkEnd w:id="4"/>
      <w:bookmarkEnd w:id="5"/>
      <w:bookmarkEnd w:id="85"/>
      <w:r w:rsidRPr="004B4927">
        <w:t>eInvoicing Viewer</w:t>
      </w:r>
      <w:bookmarkEnd w:id="86"/>
    </w:p>
    <w:p w:rsidR="000264B8" w:rsidRPr="0097646C" w:rsidRDefault="000264B8" w:rsidP="00C17179">
      <w:pPr>
        <w:pStyle w:val="Heading2"/>
      </w:pPr>
      <w:bookmarkStart w:id="87" w:name="_Toc520732507"/>
      <w:r w:rsidRPr="0097646C">
        <w:t>Objective</w:t>
      </w:r>
      <w:bookmarkEnd w:id="87"/>
      <w:r w:rsidR="008C1E70">
        <w:t xml:space="preserve"> </w:t>
      </w:r>
    </w:p>
    <w:p w:rsidR="00456012" w:rsidRPr="00932628" w:rsidRDefault="00456012" w:rsidP="00932628">
      <w:pPr>
        <w:pStyle w:val="Introduction"/>
      </w:pPr>
      <w:r w:rsidRPr="00932628">
        <w:t>A solution has been put in p</w:t>
      </w:r>
      <w:r w:rsidR="006263C2" w:rsidRPr="00932628">
        <w:t xml:space="preserve">lace to allow viewing eInvoices, </w:t>
      </w:r>
      <w:r w:rsidRPr="00932628">
        <w:t xml:space="preserve">Credit </w:t>
      </w:r>
      <w:r w:rsidR="006263C2" w:rsidRPr="00932628">
        <w:t>N</w:t>
      </w:r>
      <w:r w:rsidRPr="00932628">
        <w:t xml:space="preserve">otes </w:t>
      </w:r>
      <w:r w:rsidR="006263C2" w:rsidRPr="00932628">
        <w:t xml:space="preserve">and Attached Documents </w:t>
      </w:r>
      <w:r w:rsidRPr="00932628">
        <w:t>received through the PEPPOL network and based on an Open Source software module (eTrustEx Web). This will allow Contracting Authorities to have a basic/low cost solution to be prepared for the alignment to the Directive 2014/55/EU eInvoicing Directive</w:t>
      </w:r>
      <w:r w:rsidR="00BA566B">
        <w:t xml:space="preserve">. </w:t>
      </w:r>
    </w:p>
    <w:p w:rsidR="000264B8" w:rsidRPr="0097646C" w:rsidRDefault="008C1E70" w:rsidP="00C17179">
      <w:pPr>
        <w:pStyle w:val="Heading2"/>
      </w:pPr>
      <w:bookmarkStart w:id="88" w:name="_Toc520732508"/>
      <w:r>
        <w:t>Based on</w:t>
      </w:r>
      <w:r w:rsidR="008813C2">
        <w:t xml:space="preserve"> </w:t>
      </w:r>
      <w:r w:rsidR="008C6873">
        <w:t xml:space="preserve">existing </w:t>
      </w:r>
      <w:r w:rsidR="008C6873" w:rsidRPr="0097646C">
        <w:t xml:space="preserve">TrustEx Web </w:t>
      </w:r>
      <w:r w:rsidR="008C6873">
        <w:t>components</w:t>
      </w:r>
      <w:bookmarkEnd w:id="88"/>
      <w:r w:rsidR="008C6873">
        <w:t xml:space="preserve"> </w:t>
      </w:r>
    </w:p>
    <w:p w:rsidR="00F063DD" w:rsidRDefault="008C1E70" w:rsidP="00932628">
      <w:pPr>
        <w:pStyle w:val="Introduction"/>
      </w:pPr>
      <w:r w:rsidRPr="00932628">
        <w:t>In addition</w:t>
      </w:r>
      <w:r w:rsidR="008C6873" w:rsidRPr="00932628">
        <w:t xml:space="preserve"> to a component to connect</w:t>
      </w:r>
      <w:r w:rsidRPr="00932628">
        <w:t xml:space="preserve"> e-PRIOR to the PEPPOL network (</w:t>
      </w:r>
      <w:r w:rsidR="008C6873" w:rsidRPr="00932628">
        <w:t>allowing the reception of eInvoicing business documents compliant with the UBL 2.1 syntax released previously</w:t>
      </w:r>
      <w:r w:rsidRPr="00932628">
        <w:t>)</w:t>
      </w:r>
      <w:r w:rsidR="008C6873" w:rsidRPr="00932628">
        <w:t xml:space="preserve">, e-Prior reuses a generic viewer capability (eTrustEx WEB component) of the eTrustex platform, developed and maintained by DIGIT D3 unit of the European Commission, to provide a new capability allowing </w:t>
      </w:r>
      <w:r w:rsidRPr="00932628">
        <w:t xml:space="preserve">users to </w:t>
      </w:r>
      <w:r w:rsidR="008C6873" w:rsidRPr="00932628">
        <w:t>view</w:t>
      </w:r>
      <w:r w:rsidRPr="00932628">
        <w:t xml:space="preserve"> </w:t>
      </w:r>
      <w:r w:rsidR="008C6873" w:rsidRPr="00932628">
        <w:t>electronic invoices received via the PEPPOL network.</w:t>
      </w:r>
      <w:r w:rsidRPr="00932628">
        <w:t xml:space="preserve"> </w:t>
      </w:r>
    </w:p>
    <w:p w:rsidR="00CD4392" w:rsidRDefault="00CD4392" w:rsidP="00932628">
      <w:pPr>
        <w:pStyle w:val="Introduction"/>
      </w:pPr>
      <w:r>
        <w:t xml:space="preserve">A </w:t>
      </w:r>
      <w:r w:rsidR="00D0064E">
        <w:t xml:space="preserve">Prezi </w:t>
      </w:r>
      <w:r>
        <w:t>presentation of the PEPPOL eDelivery integration in the eInvoicing Viewer can be viewed</w:t>
      </w:r>
      <w:r w:rsidR="00CA5187">
        <w:t xml:space="preserve"> at</w:t>
      </w:r>
      <w:r>
        <w:t xml:space="preserve"> </w:t>
      </w:r>
      <w:hyperlink r:id="rId30" w:history="1">
        <w:r w:rsidR="00CA5187">
          <w:rPr>
            <w:rStyle w:val="Hyperlink"/>
          </w:rPr>
          <w:t>PEPPOL eDelivery: how it works</w:t>
        </w:r>
      </w:hyperlink>
      <w:r>
        <w:t xml:space="preserve">. </w:t>
      </w:r>
    </w:p>
    <w:p w:rsidR="009066C9" w:rsidRDefault="009066C9" w:rsidP="00901EA4">
      <w:pPr>
        <w:pStyle w:val="Picture"/>
      </w:pPr>
      <w:r w:rsidRPr="009066C9">
        <w:rPr>
          <w:rStyle w:val="PageNumber"/>
        </w:rPr>
        <w:drawing>
          <wp:inline distT="0" distB="0" distL="0" distR="0" wp14:anchorId="0C2F8F64" wp14:editId="179CA368">
            <wp:extent cx="4320000" cy="2347200"/>
            <wp:effectExtent l="0" t="0" r="4445" b="0"/>
            <wp:docPr id="19" name="Picture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20000" cy="2347200"/>
                    </a:xfrm>
                    <a:prstGeom prst="rect">
                      <a:avLst/>
                    </a:prstGeom>
                  </pic:spPr>
                </pic:pic>
              </a:graphicData>
            </a:graphic>
          </wp:inline>
        </w:drawing>
      </w:r>
    </w:p>
    <w:p w:rsidR="00C14347" w:rsidRPr="00C14347" w:rsidRDefault="00C14347" w:rsidP="00C14347"/>
    <w:p w:rsidR="00F063DD" w:rsidRPr="00D11DB3" w:rsidRDefault="00F063DD" w:rsidP="00D11DB3">
      <w:pPr>
        <w:pStyle w:val="Warning"/>
      </w:pPr>
      <w:r w:rsidRPr="00D11DB3">
        <w:t xml:space="preserve">IMPORTANT : </w:t>
      </w:r>
    </w:p>
    <w:p w:rsidR="00DF3236" w:rsidRPr="00932628" w:rsidRDefault="007825DE" w:rsidP="00932628">
      <w:pPr>
        <w:pStyle w:val="Introduction"/>
      </w:pPr>
      <w:r w:rsidRPr="00932628">
        <w:t xml:space="preserve">The </w:t>
      </w:r>
      <w:r w:rsidR="00CB2E2F" w:rsidRPr="00932628">
        <w:t>parent</w:t>
      </w:r>
      <w:r w:rsidR="00DF3236" w:rsidRPr="00932628">
        <w:t xml:space="preserve"> </w:t>
      </w:r>
      <w:r w:rsidRPr="00932628">
        <w:t xml:space="preserve">e-TrustEx </w:t>
      </w:r>
      <w:r w:rsidR="00977F77" w:rsidRPr="00932628">
        <w:t xml:space="preserve">Web </w:t>
      </w:r>
      <w:r w:rsidRPr="00932628">
        <w:t>solution</w:t>
      </w:r>
      <w:r w:rsidR="008C1E70" w:rsidRPr="00932628">
        <w:t>,</w:t>
      </w:r>
      <w:r w:rsidRPr="00932628">
        <w:t xml:space="preserve"> </w:t>
      </w:r>
      <w:r w:rsidR="008C6873" w:rsidRPr="00932628">
        <w:t>which</w:t>
      </w:r>
      <w:r w:rsidR="00DF3236" w:rsidRPr="00932628">
        <w:t xml:space="preserve"> </w:t>
      </w:r>
      <w:r w:rsidR="006E3289" w:rsidRPr="00932628">
        <w:t>eInvoicing Viewer draws upon</w:t>
      </w:r>
      <w:r w:rsidR="008C1E70" w:rsidRPr="00932628">
        <w:t>,</w:t>
      </w:r>
      <w:r w:rsidR="006E3289" w:rsidRPr="00932628">
        <w:t xml:space="preserve"> </w:t>
      </w:r>
      <w:r w:rsidRPr="00932628">
        <w:t xml:space="preserve">offers functionalities that are </w:t>
      </w:r>
      <w:r w:rsidR="00180403" w:rsidRPr="00932628">
        <w:t xml:space="preserve">much wider in range and that are </w:t>
      </w:r>
      <w:r w:rsidRPr="00932628">
        <w:t xml:space="preserve">already operational at a platform offered to the EU Institutions as a service and to the Member States as an open source software tool. </w:t>
      </w:r>
    </w:p>
    <w:p w:rsidR="00F32E26" w:rsidRDefault="00F32E26" w:rsidP="00932628">
      <w:pPr>
        <w:pStyle w:val="Introduction"/>
      </w:pPr>
      <w:r w:rsidRPr="00932628">
        <w:t xml:space="preserve">A </w:t>
      </w:r>
      <w:r w:rsidR="00C14347">
        <w:t xml:space="preserve">generic </w:t>
      </w:r>
      <w:r w:rsidRPr="00932628">
        <w:t xml:space="preserve">guide to eTrustEx Web </w:t>
      </w:r>
      <w:r w:rsidR="007A3C4D" w:rsidRPr="00932628">
        <w:t xml:space="preserve">has been drafted by the European Commission's DIGIT D3 unit. It describes </w:t>
      </w:r>
      <w:r w:rsidRPr="00932628">
        <w:t xml:space="preserve">all </w:t>
      </w:r>
      <w:r w:rsidR="007A3C4D" w:rsidRPr="00932628">
        <w:t xml:space="preserve">eTrustEx Web </w:t>
      </w:r>
      <w:r w:rsidRPr="00932628">
        <w:t>features</w:t>
      </w:r>
      <w:r w:rsidR="007A3C4D" w:rsidRPr="00932628">
        <w:t xml:space="preserve"> and</w:t>
      </w:r>
      <w:r w:rsidRPr="00932628">
        <w:t xml:space="preserve"> can be found</w:t>
      </w:r>
      <w:r w:rsidR="00CA5187">
        <w:t xml:space="preserve"> </w:t>
      </w:r>
      <w:r w:rsidR="00E45C33">
        <w:t>with</w:t>
      </w:r>
      <w:r w:rsidR="00CA5187">
        <w:t xml:space="preserve"> the</w:t>
      </w:r>
      <w:r w:rsidRPr="004B4927">
        <w:t xml:space="preserve"> </w:t>
      </w:r>
      <w:hyperlink r:id="rId32" w:history="1">
        <w:r w:rsidR="00CA5187">
          <w:rPr>
            <w:rStyle w:val="Hyperlink"/>
          </w:rPr>
          <w:t>eTrustEx Web User Guides</w:t>
        </w:r>
      </w:hyperlink>
      <w:r w:rsidRPr="004B4927">
        <w:t>.</w:t>
      </w:r>
    </w:p>
    <w:p w:rsidR="00F32E26" w:rsidRPr="0097646C" w:rsidRDefault="00F32E26" w:rsidP="00C17179">
      <w:pPr>
        <w:pStyle w:val="Heading2"/>
      </w:pPr>
      <w:bookmarkStart w:id="89" w:name="_Toc520732509"/>
      <w:r w:rsidRPr="0097646C">
        <w:t>Functionalities</w:t>
      </w:r>
      <w:bookmarkEnd w:id="89"/>
    </w:p>
    <w:p w:rsidR="007825DE" w:rsidRPr="00932628" w:rsidRDefault="007825DE" w:rsidP="00932628">
      <w:pPr>
        <w:pStyle w:val="Introduction"/>
      </w:pPr>
      <w:r w:rsidRPr="00932628">
        <w:t>eInvoicing Viewer</w:t>
      </w:r>
      <w:r w:rsidR="00180403" w:rsidRPr="00932628">
        <w:t>'s</w:t>
      </w:r>
      <w:r w:rsidRPr="00932628">
        <w:t xml:space="preserve"> </w:t>
      </w:r>
      <w:r w:rsidR="00180403" w:rsidRPr="00932628">
        <w:t xml:space="preserve">scope </w:t>
      </w:r>
      <w:r w:rsidR="00CF4602" w:rsidRPr="00932628">
        <w:t>reuses</w:t>
      </w:r>
      <w:r w:rsidRPr="00932628">
        <w:t xml:space="preserve"> only part of the eTrustEx Web</w:t>
      </w:r>
      <w:r w:rsidR="008845D0" w:rsidRPr="00932628">
        <w:t>'s functionalities</w:t>
      </w:r>
      <w:r w:rsidR="0063727A" w:rsidRPr="00932628">
        <w:t>, namely</w:t>
      </w:r>
      <w:r w:rsidR="008845D0" w:rsidRPr="00932628">
        <w:t>:</w:t>
      </w:r>
      <w:r w:rsidR="006D43D3" w:rsidRPr="00932628">
        <w:t xml:space="preserve"> </w:t>
      </w:r>
    </w:p>
    <w:p w:rsidR="00FE2D39" w:rsidRPr="00932628" w:rsidRDefault="00FE2D39" w:rsidP="00932628">
      <w:pPr>
        <w:pStyle w:val="Introduction"/>
        <w:numPr>
          <w:ilvl w:val="0"/>
          <w:numId w:val="42"/>
        </w:numPr>
      </w:pPr>
      <w:r w:rsidRPr="00932628">
        <w:t>Browsing the content of document (eInvoic</w:t>
      </w:r>
      <w:r w:rsidR="00CF4602" w:rsidRPr="00932628">
        <w:t>es / Credit No</w:t>
      </w:r>
      <w:r w:rsidRPr="00932628">
        <w:t>tes) bundles in the INBOX</w:t>
      </w:r>
    </w:p>
    <w:p w:rsidR="00FE2D39" w:rsidRPr="00932628" w:rsidRDefault="00FE2D39" w:rsidP="00932628">
      <w:pPr>
        <w:pStyle w:val="Introduction"/>
        <w:numPr>
          <w:ilvl w:val="0"/>
          <w:numId w:val="42"/>
        </w:numPr>
      </w:pPr>
      <w:r w:rsidRPr="00932628">
        <w:t>Exploring th</w:t>
      </w:r>
      <w:r w:rsidR="00CF4602" w:rsidRPr="00932628">
        <w:t xml:space="preserve">e content of a selected bundle </w:t>
      </w:r>
      <w:r w:rsidRPr="00932628">
        <w:t>(Invoices</w:t>
      </w:r>
      <w:r w:rsidR="00CF4602" w:rsidRPr="00932628">
        <w:t xml:space="preserve"> </w:t>
      </w:r>
      <w:r w:rsidRPr="00932628">
        <w:t>/</w:t>
      </w:r>
      <w:r w:rsidR="00CF4602" w:rsidRPr="00932628">
        <w:t xml:space="preserve"> </w:t>
      </w:r>
      <w:r w:rsidRPr="00932628">
        <w:t>Credit Notes</w:t>
      </w:r>
      <w:r w:rsidR="00CF4602" w:rsidRPr="00932628">
        <w:t xml:space="preserve"> / </w:t>
      </w:r>
      <w:r w:rsidRPr="00932628">
        <w:t>Attachments)</w:t>
      </w:r>
    </w:p>
    <w:p w:rsidR="00CF4602" w:rsidRPr="00932628" w:rsidRDefault="00FE2D39" w:rsidP="00932628">
      <w:pPr>
        <w:pStyle w:val="Introduction"/>
        <w:numPr>
          <w:ilvl w:val="0"/>
          <w:numId w:val="42"/>
        </w:numPr>
      </w:pPr>
      <w:r w:rsidRPr="00932628">
        <w:t xml:space="preserve">Downloading the content of the selected bundle </w:t>
      </w:r>
      <w:r w:rsidR="00CF4602" w:rsidRPr="00932628">
        <w:t>(Invoices / Credit Notes / Attachments)</w:t>
      </w:r>
    </w:p>
    <w:p w:rsidR="00F32E26" w:rsidRPr="00932628" w:rsidRDefault="00F32E26" w:rsidP="00932628">
      <w:pPr>
        <w:pStyle w:val="Introduction"/>
      </w:pPr>
      <w:r w:rsidRPr="00932628">
        <w:t xml:space="preserve">Underlying document provides a description of eInvoicing Viewer's functionalities.  </w:t>
      </w:r>
    </w:p>
    <w:p w:rsidR="00CB2E2F" w:rsidRPr="0097646C" w:rsidRDefault="00F32E26" w:rsidP="00C17179">
      <w:pPr>
        <w:pStyle w:val="Heading2"/>
      </w:pPr>
      <w:bookmarkStart w:id="90" w:name="_Toc520732510"/>
      <w:r w:rsidRPr="0097646C">
        <w:t>Business advantages</w:t>
      </w:r>
      <w:bookmarkEnd w:id="90"/>
    </w:p>
    <w:p w:rsidR="00B27E5B" w:rsidRPr="00746CD8" w:rsidRDefault="00B27E5B" w:rsidP="00D211EA">
      <w:pPr>
        <w:pStyle w:val="Introduction"/>
      </w:pPr>
      <w:r w:rsidRPr="00746CD8">
        <w:t>The Directive 2014/55/EU has enforced that any public administration in Europe shall accept electronic invoices respecting the European Norm by November 2019.</w:t>
      </w:r>
    </w:p>
    <w:p w:rsidR="00B27E5B" w:rsidRDefault="00B27E5B" w:rsidP="00D211EA">
      <w:pPr>
        <w:pStyle w:val="Introduction"/>
      </w:pPr>
      <w:r w:rsidRPr="00746CD8">
        <w:t xml:space="preserve">In order to help administrations meet this goal and </w:t>
      </w:r>
      <w:r w:rsidR="00513D13">
        <w:t>following</w:t>
      </w:r>
      <w:r w:rsidRPr="00746CD8">
        <w:t xml:space="preserve"> requests of some countries, Open e-Prior has built a release that incorporates a viewer of UBL2.1 invoices in addition to the gateway to the PEPPOL network as a first step to alignment to the e-Invoicing European Norm.</w:t>
      </w:r>
    </w:p>
    <w:p w:rsidR="00B27E5B" w:rsidRPr="00746CD8" w:rsidRDefault="00B27E5B" w:rsidP="00D211EA">
      <w:pPr>
        <w:pStyle w:val="Introduction"/>
      </w:pPr>
      <w:r w:rsidRPr="00746CD8">
        <w:t>This release provides:</w:t>
      </w:r>
    </w:p>
    <w:p w:rsidR="00B27E5B" w:rsidRPr="00746CD8" w:rsidRDefault="00B27E5B" w:rsidP="001B17ED">
      <w:pPr>
        <w:pStyle w:val="Introduction"/>
        <w:numPr>
          <w:ilvl w:val="0"/>
          <w:numId w:val="43"/>
        </w:numPr>
        <w:tabs>
          <w:tab w:val="left" w:pos="1560"/>
        </w:tabs>
      </w:pPr>
      <w:r w:rsidRPr="00746CD8">
        <w:t xml:space="preserve">either </w:t>
      </w:r>
      <w:r w:rsidR="001B17ED">
        <w:tab/>
      </w:r>
      <w:r w:rsidRPr="00746CD8">
        <w:t>a transitional solution for administrations not yet prepared for the Directive giving them a rudimentary tool to access and view invoices received from the PEPPOL network.</w:t>
      </w:r>
    </w:p>
    <w:p w:rsidR="00B27E5B" w:rsidRPr="00746CD8" w:rsidRDefault="00B27E5B" w:rsidP="001B17ED">
      <w:pPr>
        <w:pStyle w:val="Introduction"/>
        <w:numPr>
          <w:ilvl w:val="0"/>
          <w:numId w:val="43"/>
        </w:numPr>
        <w:tabs>
          <w:tab w:val="left" w:pos="1560"/>
        </w:tabs>
      </w:pPr>
      <w:r w:rsidRPr="00746CD8">
        <w:t xml:space="preserve">and/or </w:t>
      </w:r>
      <w:r w:rsidR="001B17ED">
        <w:tab/>
      </w:r>
      <w:r w:rsidRPr="00746CD8">
        <w:t>a back-up solution to access and view received invoices</w:t>
      </w:r>
    </w:p>
    <w:p w:rsidR="00B27E5B" w:rsidRPr="00746CD8" w:rsidRDefault="00B27E5B" w:rsidP="001B17ED">
      <w:pPr>
        <w:pStyle w:val="Introduction"/>
        <w:numPr>
          <w:ilvl w:val="0"/>
          <w:numId w:val="43"/>
        </w:numPr>
        <w:tabs>
          <w:tab w:val="left" w:pos="1560"/>
        </w:tabs>
      </w:pPr>
      <w:r w:rsidRPr="00746CD8">
        <w:t xml:space="preserve">or </w:t>
      </w:r>
      <w:r w:rsidR="001B17ED">
        <w:tab/>
      </w:r>
      <w:r w:rsidRPr="00746CD8">
        <w:t>a solution to test the reception of PEPPOL invoices by their own solution.</w:t>
      </w:r>
    </w:p>
    <w:p w:rsidR="00B27E5B" w:rsidRDefault="00B27E5B" w:rsidP="00D211EA">
      <w:pPr>
        <w:pStyle w:val="Heading3"/>
      </w:pPr>
      <w:r w:rsidRPr="00746CD8">
        <w:t>Why</w:t>
      </w:r>
      <w:r w:rsidR="00ED1E27">
        <w:t xml:space="preserve"> </w:t>
      </w:r>
      <w:r w:rsidRPr="00746CD8">
        <w:t>use</w:t>
      </w:r>
      <w:r w:rsidR="00ED1E27">
        <w:t xml:space="preserve"> </w:t>
      </w:r>
      <w:r w:rsidRPr="00746CD8">
        <w:t>eInvoicing</w:t>
      </w:r>
      <w:r w:rsidR="00ED1E27">
        <w:t xml:space="preserve"> </w:t>
      </w:r>
      <w:r w:rsidRPr="00746CD8">
        <w:t>viewer</w:t>
      </w:r>
      <w:r w:rsidR="00ED1E27">
        <w:t xml:space="preserve"> </w:t>
      </w:r>
      <w:r w:rsidR="00133F18">
        <w:t>with</w:t>
      </w:r>
      <w:r w:rsidR="00ED1E27">
        <w:rPr>
          <w:rFonts w:ascii="Arial" w:hAnsi="Arial"/>
        </w:rPr>
        <w:t> </w:t>
      </w:r>
      <w:r w:rsidRPr="00746CD8">
        <w:t>ePEPPOL</w:t>
      </w:r>
      <w:r w:rsidR="00ED1E27">
        <w:rPr>
          <w:rFonts w:ascii="Arial" w:hAnsi="Arial"/>
        </w:rPr>
        <w:t> </w:t>
      </w:r>
      <w:r w:rsidRPr="00746CD8">
        <w:t>eDelivery</w:t>
      </w:r>
      <w:r w:rsidR="00ED1E27">
        <w:rPr>
          <w:rFonts w:ascii="Arial" w:hAnsi="Arial"/>
        </w:rPr>
        <w:t> </w:t>
      </w:r>
      <w:r w:rsidRPr="00746CD8">
        <w:t>Network</w:t>
      </w:r>
      <w:r w:rsidR="00ED1E27">
        <w:rPr>
          <w:rFonts w:ascii="Arial" w:hAnsi="Arial"/>
        </w:rPr>
        <w:t> </w:t>
      </w:r>
      <w:r w:rsidR="00133F18">
        <w:t>integration</w:t>
      </w:r>
      <w:r w:rsidRPr="00746CD8">
        <w:t>?</w:t>
      </w:r>
    </w:p>
    <w:p w:rsidR="00513D13" w:rsidRPr="00513D13" w:rsidRDefault="00513D13" w:rsidP="00513D13">
      <w:pPr>
        <w:pStyle w:val="Introduction"/>
        <w:rPr>
          <w:lang w:eastAsia="ja-JP"/>
        </w:rPr>
      </w:pPr>
      <w:r w:rsidRPr="004B4927">
        <w:t xml:space="preserve">The motives for implementing the eInvoicing Viewer integrated with the PEPPOL eDelivery Network are the </w:t>
      </w:r>
      <w:r>
        <w:t>clear</w:t>
      </w:r>
      <w:r w:rsidRPr="004B4927">
        <w:t xml:space="preserve"> advantages it offers: </w:t>
      </w:r>
    </w:p>
    <w:p w:rsidR="00B27E5B" w:rsidRPr="00746CD8" w:rsidRDefault="00B27E5B" w:rsidP="00D211EA">
      <w:pPr>
        <w:pStyle w:val="Introduction"/>
        <w:numPr>
          <w:ilvl w:val="0"/>
          <w:numId w:val="44"/>
        </w:numPr>
      </w:pPr>
      <w:r w:rsidRPr="00746CD8">
        <w:t>It provides a basic/low cost solution addressed to any public administration in view of compliance with OpenPEPPOL implementation of Directive 2014/55/EU</w:t>
      </w:r>
      <w:r w:rsidR="001B17ED">
        <w:t>.</w:t>
      </w:r>
    </w:p>
    <w:p w:rsidR="00B27E5B" w:rsidRPr="00746CD8" w:rsidRDefault="00B27E5B" w:rsidP="00D211EA">
      <w:pPr>
        <w:pStyle w:val="Introduction"/>
        <w:numPr>
          <w:ilvl w:val="0"/>
          <w:numId w:val="44"/>
        </w:numPr>
      </w:pPr>
      <w:r w:rsidRPr="00746CD8">
        <w:t>It relies on a Secured transport infrastructure</w:t>
      </w:r>
      <w:r w:rsidR="001B17ED">
        <w:t>.</w:t>
      </w:r>
    </w:p>
    <w:p w:rsidR="00B27E5B" w:rsidRPr="00746CD8" w:rsidRDefault="00B27E5B" w:rsidP="00D211EA">
      <w:pPr>
        <w:pStyle w:val="Introduction"/>
        <w:numPr>
          <w:ilvl w:val="0"/>
          <w:numId w:val="44"/>
        </w:numPr>
      </w:pPr>
      <w:r w:rsidRPr="00746CD8">
        <w:t>It supports national and Cross-border invoices compliant with the EN 16931 received through the OpenPEPPOL network.</w:t>
      </w:r>
    </w:p>
    <w:p w:rsidR="00B27E5B" w:rsidRPr="00746CD8" w:rsidRDefault="00B27E5B" w:rsidP="00D211EA">
      <w:pPr>
        <w:pStyle w:val="Introduction"/>
        <w:numPr>
          <w:ilvl w:val="0"/>
          <w:numId w:val="44"/>
        </w:numPr>
      </w:pPr>
      <w:r w:rsidRPr="00746CD8">
        <w:t>It is an Open Source solution and based on standards</w:t>
      </w:r>
      <w:r w:rsidR="001B17ED">
        <w:t>.</w:t>
      </w:r>
    </w:p>
    <w:p w:rsidR="00513D13" w:rsidRPr="00895B00" w:rsidRDefault="00513D13" w:rsidP="00B27E5B">
      <w:pPr>
        <w:pStyle w:val="Introduction"/>
        <w:rPr>
          <w:highlight w:val="yellow"/>
        </w:rPr>
      </w:pPr>
    </w:p>
    <w:p w:rsidR="004847F0" w:rsidRDefault="004847F0" w:rsidP="00C17179">
      <w:pPr>
        <w:pStyle w:val="Heading1"/>
      </w:pPr>
      <w:bookmarkStart w:id="91" w:name="_Toc520732511"/>
      <w:r>
        <w:t>Browser Requirements</w:t>
      </w:r>
      <w:bookmarkEnd w:id="91"/>
    </w:p>
    <w:tbl>
      <w:tblPr>
        <w:tblStyle w:val="LightList-Accent3"/>
        <w:tblW w:w="8505" w:type="dxa"/>
        <w:jc w:val="center"/>
        <w:tblBorders>
          <w:top w:val="single" w:sz="8" w:space="0" w:color="92D050"/>
          <w:left w:val="single" w:sz="8" w:space="0" w:color="92D050"/>
          <w:bottom w:val="single" w:sz="8" w:space="0" w:color="92D050"/>
          <w:right w:val="single" w:sz="8" w:space="0" w:color="92D050"/>
          <w:insideH w:val="single" w:sz="8" w:space="0" w:color="92D050"/>
          <w:insideV w:val="single" w:sz="8" w:space="0" w:color="92D050"/>
        </w:tblBorders>
        <w:tblLayout w:type="fixed"/>
        <w:tblCellMar>
          <w:top w:w="57" w:type="dxa"/>
          <w:left w:w="57" w:type="dxa"/>
          <w:bottom w:w="57" w:type="dxa"/>
          <w:right w:w="57" w:type="dxa"/>
        </w:tblCellMar>
        <w:tblLook w:val="0420" w:firstRow="1" w:lastRow="0" w:firstColumn="0" w:lastColumn="0" w:noHBand="0" w:noVBand="1"/>
      </w:tblPr>
      <w:tblGrid>
        <w:gridCol w:w="777"/>
        <w:gridCol w:w="1010"/>
        <w:gridCol w:w="1052"/>
        <w:gridCol w:w="5666"/>
      </w:tblGrid>
      <w:tr w:rsidR="00F723DE" w:rsidRPr="003A092E" w:rsidTr="00611F6C">
        <w:trPr>
          <w:cnfStyle w:val="100000000000" w:firstRow="1" w:lastRow="0" w:firstColumn="0" w:lastColumn="0" w:oddVBand="0" w:evenVBand="0" w:oddHBand="0" w:evenHBand="0" w:firstRowFirstColumn="0" w:firstRowLastColumn="0" w:lastRowFirstColumn="0" w:lastRowLastColumn="0"/>
          <w:jc w:val="center"/>
        </w:trPr>
        <w:tc>
          <w:tcPr>
            <w:tcW w:w="1787" w:type="dxa"/>
            <w:gridSpan w:val="2"/>
            <w:shd w:val="clear" w:color="auto" w:fill="92D050"/>
            <w:vAlign w:val="center"/>
          </w:tcPr>
          <w:p w:rsidR="00F723DE" w:rsidRPr="003A092E" w:rsidRDefault="00F723DE" w:rsidP="005901E9">
            <w:pPr>
              <w:spacing w:after="0"/>
              <w:jc w:val="center"/>
              <w:rPr>
                <w:szCs w:val="24"/>
              </w:rPr>
            </w:pPr>
            <w:r w:rsidRPr="003A092E">
              <w:rPr>
                <w:b w:val="0"/>
                <w:szCs w:val="24"/>
              </w:rPr>
              <w:t>Browser</w:t>
            </w:r>
          </w:p>
        </w:tc>
        <w:tc>
          <w:tcPr>
            <w:tcW w:w="1052" w:type="dxa"/>
            <w:shd w:val="clear" w:color="auto" w:fill="92D050"/>
            <w:vAlign w:val="center"/>
          </w:tcPr>
          <w:p w:rsidR="00F723DE" w:rsidRPr="003A092E" w:rsidRDefault="00F723DE" w:rsidP="005901E9">
            <w:pPr>
              <w:spacing w:after="0"/>
              <w:jc w:val="center"/>
              <w:rPr>
                <w:b w:val="0"/>
                <w:szCs w:val="24"/>
                <w:lang w:val="en-GB" w:eastAsia="en-GB"/>
              </w:rPr>
            </w:pPr>
            <w:r w:rsidRPr="003A092E">
              <w:rPr>
                <w:b w:val="0"/>
                <w:szCs w:val="24"/>
              </w:rPr>
              <w:t>Required</w:t>
            </w:r>
          </w:p>
        </w:tc>
        <w:tc>
          <w:tcPr>
            <w:tcW w:w="5666" w:type="dxa"/>
            <w:shd w:val="clear" w:color="auto" w:fill="92D050"/>
            <w:vAlign w:val="center"/>
          </w:tcPr>
          <w:p w:rsidR="00F723DE" w:rsidRPr="003A092E" w:rsidRDefault="00F723DE" w:rsidP="005901E9">
            <w:pPr>
              <w:spacing w:after="0"/>
              <w:jc w:val="center"/>
              <w:rPr>
                <w:b w:val="0"/>
                <w:szCs w:val="24"/>
                <w:lang w:val="en-GB" w:eastAsia="en-GB"/>
              </w:rPr>
            </w:pPr>
            <w:r w:rsidRPr="003A092E">
              <w:rPr>
                <w:b w:val="0"/>
                <w:szCs w:val="24"/>
                <w:lang w:val="en-GB" w:eastAsia="en-GB"/>
              </w:rPr>
              <w:t>Additional information</w:t>
            </w:r>
          </w:p>
        </w:tc>
      </w:tr>
      <w:tr w:rsidR="005901E9" w:rsidRPr="005901E9" w:rsidTr="00611F6C">
        <w:trPr>
          <w:cnfStyle w:val="000000100000" w:firstRow="0" w:lastRow="0" w:firstColumn="0" w:lastColumn="0" w:oddVBand="0" w:evenVBand="0" w:oddHBand="1" w:evenHBand="0" w:firstRowFirstColumn="0" w:firstRowLastColumn="0" w:lastRowFirstColumn="0" w:lastRowLastColumn="0"/>
          <w:jc w:val="center"/>
        </w:trPr>
        <w:tc>
          <w:tcPr>
            <w:tcW w:w="777" w:type="dxa"/>
            <w:tcBorders>
              <w:right w:val="nil"/>
            </w:tcBorders>
            <w:vAlign w:val="center"/>
          </w:tcPr>
          <w:p w:rsidR="005901E9" w:rsidRPr="005901E9" w:rsidRDefault="00F723DE" w:rsidP="00F723DE">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21B68CA9" wp14:editId="733EEFFB">
                  <wp:extent cx="360000" cy="36000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chrome.png"/>
                          <pic:cNvPicPr/>
                        </pic:nvPicPr>
                        <pic:blipFill>
                          <a:blip r:embed="rId33"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Chrome</w:t>
            </w:r>
          </w:p>
        </w:tc>
        <w:tc>
          <w:tcPr>
            <w:tcW w:w="1052" w:type="dxa"/>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64</w:t>
            </w:r>
          </w:p>
        </w:tc>
        <w:tc>
          <w:tcPr>
            <w:tcW w:w="5666" w:type="dxa"/>
            <w:vAlign w:val="center"/>
          </w:tcPr>
          <w:p w:rsidR="005901E9" w:rsidRPr="00884046" w:rsidRDefault="005901E9" w:rsidP="005901E9">
            <w:pPr>
              <w:spacing w:after="0"/>
              <w:jc w:val="left"/>
              <w:rPr>
                <w:sz w:val="22"/>
                <w:szCs w:val="22"/>
                <w:lang w:val="en-GB" w:eastAsia="en-GB"/>
              </w:rPr>
            </w:pPr>
          </w:p>
        </w:tc>
      </w:tr>
      <w:tr w:rsidR="005901E9" w:rsidRPr="005901E9" w:rsidTr="00611F6C">
        <w:trPr>
          <w:jc w:val="center"/>
        </w:trPr>
        <w:tc>
          <w:tcPr>
            <w:tcW w:w="777" w:type="dxa"/>
            <w:tcBorders>
              <w:top w:val="single" w:sz="8" w:space="0" w:color="9BBB59" w:themeColor="accent3"/>
              <w:bottom w:val="single" w:sz="8" w:space="0" w:color="9BBB59" w:themeColor="accent3"/>
              <w:right w:val="nil"/>
            </w:tcBorders>
            <w:vAlign w:val="center"/>
          </w:tcPr>
          <w:p w:rsidR="005901E9" w:rsidRPr="005901E9" w:rsidRDefault="00F723DE" w:rsidP="00F723DE">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5089600D" wp14:editId="4136B3E8">
                  <wp:extent cx="360000" cy="36000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ff.jpg"/>
                          <pic:cNvPicPr/>
                        </pic:nvPicPr>
                        <pic:blipFill>
                          <a:blip r:embed="rId34"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Firefox</w:t>
            </w:r>
          </w:p>
        </w:tc>
        <w:tc>
          <w:tcPr>
            <w:tcW w:w="1052" w:type="dxa"/>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59</w:t>
            </w:r>
          </w:p>
        </w:tc>
        <w:tc>
          <w:tcPr>
            <w:tcW w:w="5666" w:type="dxa"/>
            <w:vAlign w:val="center"/>
          </w:tcPr>
          <w:p w:rsidR="00967BC6" w:rsidRPr="00884046" w:rsidRDefault="00967BC6" w:rsidP="00967BC6">
            <w:pPr>
              <w:spacing w:after="0"/>
              <w:jc w:val="left"/>
              <w:rPr>
                <w:sz w:val="22"/>
                <w:szCs w:val="22"/>
                <w:lang w:val="en-GB" w:eastAsia="en-GB"/>
              </w:rPr>
            </w:pPr>
            <w:r w:rsidRPr="00884046">
              <w:rPr>
                <w:sz w:val="22"/>
                <w:szCs w:val="22"/>
                <w:lang w:val="en-GB" w:eastAsia="en-GB"/>
              </w:rPr>
              <w:t xml:space="preserve">Requires these 2 preferences to be enabled in about:config. </w:t>
            </w:r>
          </w:p>
          <w:p w:rsidR="00967BC6" w:rsidRPr="00884046" w:rsidRDefault="00967BC6" w:rsidP="00967BC6">
            <w:pPr>
              <w:pStyle w:val="ListParagraph"/>
              <w:numPr>
                <w:ilvl w:val="0"/>
                <w:numId w:val="38"/>
              </w:numPr>
              <w:spacing w:after="0"/>
              <w:rPr>
                <w:lang w:val="en-GB" w:eastAsia="en-GB"/>
              </w:rPr>
            </w:pPr>
            <w:r w:rsidRPr="00884046">
              <w:rPr>
                <w:lang w:val="en-GB" w:eastAsia="en-GB"/>
              </w:rPr>
              <w:t>javascript.option.streams</w:t>
            </w:r>
          </w:p>
          <w:p w:rsidR="005901E9" w:rsidRPr="00884046" w:rsidRDefault="00967BC6" w:rsidP="00967BC6">
            <w:pPr>
              <w:pStyle w:val="ListParagraph"/>
              <w:numPr>
                <w:ilvl w:val="0"/>
                <w:numId w:val="38"/>
              </w:numPr>
              <w:spacing w:after="0"/>
              <w:rPr>
                <w:lang w:val="en-GB" w:eastAsia="en-GB"/>
              </w:rPr>
            </w:pPr>
            <w:r w:rsidRPr="00884046">
              <w:rPr>
                <w:lang w:val="en-GB" w:eastAsia="en-GB"/>
              </w:rPr>
              <w:t>dom.streams.enabled</w:t>
            </w:r>
          </w:p>
        </w:tc>
      </w:tr>
      <w:tr w:rsidR="005901E9" w:rsidRPr="00936A5B" w:rsidTr="00611F6C">
        <w:trPr>
          <w:cnfStyle w:val="000000100000" w:firstRow="0" w:lastRow="0" w:firstColumn="0" w:lastColumn="0" w:oddVBand="0" w:evenVBand="0" w:oddHBand="1" w:evenHBand="0" w:firstRowFirstColumn="0" w:firstRowLastColumn="0" w:lastRowFirstColumn="0" w:lastRowLastColumn="0"/>
          <w:jc w:val="center"/>
        </w:trPr>
        <w:tc>
          <w:tcPr>
            <w:tcW w:w="777" w:type="dxa"/>
            <w:tcBorders>
              <w:right w:val="nil"/>
            </w:tcBorders>
            <w:vAlign w:val="center"/>
          </w:tcPr>
          <w:p w:rsidR="005901E9" w:rsidRPr="005901E9" w:rsidRDefault="00F723DE" w:rsidP="00F723DE">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6AA0954F" wp14:editId="2D8CE339">
                  <wp:extent cx="360000" cy="36000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edge.png"/>
                          <pic:cNvPicPr/>
                        </pic:nvPicPr>
                        <pic:blipFill>
                          <a:blip r:embed="rId35"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Edge</w:t>
            </w:r>
          </w:p>
        </w:tc>
        <w:tc>
          <w:tcPr>
            <w:tcW w:w="1052" w:type="dxa"/>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17</w:t>
            </w:r>
          </w:p>
        </w:tc>
        <w:tc>
          <w:tcPr>
            <w:tcW w:w="5666" w:type="dxa"/>
            <w:vAlign w:val="center"/>
          </w:tcPr>
          <w:p w:rsidR="00C77EF4" w:rsidRPr="00884046" w:rsidRDefault="00C77EF4" w:rsidP="00C77EF4">
            <w:pPr>
              <w:spacing w:after="0"/>
              <w:jc w:val="left"/>
              <w:rPr>
                <w:sz w:val="22"/>
                <w:szCs w:val="22"/>
                <w:lang w:val="en-GB" w:eastAsia="en-GB"/>
              </w:rPr>
            </w:pPr>
            <w:r w:rsidRPr="00884046">
              <w:rPr>
                <w:sz w:val="22"/>
                <w:szCs w:val="22"/>
                <w:lang w:val="en-GB" w:eastAsia="en-GB"/>
              </w:rPr>
              <w:t>This is the EdgeHTML version.</w:t>
            </w:r>
          </w:p>
          <w:p w:rsidR="005901E9" w:rsidRPr="00884046" w:rsidRDefault="00C77EF4" w:rsidP="00C77EF4">
            <w:pPr>
              <w:spacing w:after="0"/>
              <w:jc w:val="left"/>
              <w:rPr>
                <w:sz w:val="22"/>
                <w:szCs w:val="22"/>
                <w:lang w:val="en-GB" w:eastAsia="en-GB"/>
              </w:rPr>
            </w:pPr>
            <w:r w:rsidRPr="00884046">
              <w:rPr>
                <w:sz w:val="22"/>
                <w:szCs w:val="22"/>
                <w:lang w:val="en-GB" w:eastAsia="en-GB"/>
              </w:rPr>
              <w:t>Edge is only available in Windows 10</w:t>
            </w:r>
          </w:p>
        </w:tc>
      </w:tr>
    </w:tbl>
    <w:p w:rsidR="00324011" w:rsidRDefault="00324011" w:rsidP="004847F0">
      <w:pPr>
        <w:rPr>
          <w:lang w:val="en-GB" w:eastAsia="en-GB"/>
        </w:rPr>
      </w:pPr>
    </w:p>
    <w:p w:rsidR="00B851F2" w:rsidRPr="004847F0" w:rsidRDefault="00B851F2" w:rsidP="004847F0">
      <w:pPr>
        <w:rPr>
          <w:lang w:val="en-GB" w:eastAsia="en-GB"/>
        </w:rPr>
      </w:pPr>
    </w:p>
    <w:p w:rsidR="00B27E5B" w:rsidRPr="00A74980" w:rsidRDefault="00B27E5B" w:rsidP="00C17179">
      <w:pPr>
        <w:pStyle w:val="Heading1"/>
      </w:pPr>
      <w:bookmarkStart w:id="92" w:name="_Toc520732512"/>
      <w:r w:rsidRPr="00A74980">
        <w:t>Monitoring the reception of Invoices/Credit Notes</w:t>
      </w:r>
      <w:bookmarkEnd w:id="92"/>
    </w:p>
    <w:p w:rsidR="00081C12" w:rsidRPr="0097646C" w:rsidRDefault="00B27E5B" w:rsidP="00C17179">
      <w:pPr>
        <w:pStyle w:val="Heading2"/>
      </w:pPr>
      <w:bookmarkStart w:id="93" w:name="_Toc520732513"/>
      <w:r>
        <w:t>Inbox</w:t>
      </w:r>
      <w:bookmarkEnd w:id="93"/>
    </w:p>
    <w:p w:rsidR="00081C12" w:rsidRDefault="00081C12" w:rsidP="00081C12">
      <w:pPr>
        <w:rPr>
          <w:lang w:val="en-GB"/>
        </w:rPr>
      </w:pPr>
      <w:r w:rsidRPr="004B4927">
        <w:rPr>
          <w:rFonts w:cs="Arial"/>
          <w:noProof/>
          <w:lang w:val="en-GB" w:eastAsia="en-GB"/>
        </w:rPr>
        <w:t xml:space="preserve">The Inbox window displays all </w:t>
      </w:r>
      <w:r w:rsidRPr="004B4927">
        <w:rPr>
          <w:lang w:val="en-GB"/>
        </w:rPr>
        <w:t xml:space="preserve">Invoices, </w:t>
      </w:r>
      <w:r w:rsidRPr="004B4927">
        <w:rPr>
          <w:lang w:val="en-GB" w:eastAsia="en-GB"/>
        </w:rPr>
        <w:t>Credit</w:t>
      </w:r>
      <w:r w:rsidRPr="004B4927">
        <w:rPr>
          <w:lang w:val="en-GB"/>
        </w:rPr>
        <w:t xml:space="preserve"> Notes and Attached Documents sent by Suppliers through the PEPPOL network. </w:t>
      </w:r>
    </w:p>
    <w:p w:rsidR="00127F4D" w:rsidRPr="004B4927" w:rsidRDefault="00127F4D" w:rsidP="00081C12">
      <w:pPr>
        <w:rPr>
          <w:lang w:val="en-GB"/>
        </w:rPr>
      </w:pPr>
      <w:r>
        <w:rPr>
          <w:lang w:val="en-GB"/>
        </w:rPr>
        <w:t>The Inbox content displayed to the user is restricted to the Contracting Authority and the business domain that he is configured for. Rules and method of configur</w:t>
      </w:r>
      <w:r w:rsidR="00C40222">
        <w:rPr>
          <w:lang w:val="en-GB"/>
        </w:rPr>
        <w:t xml:space="preserve">ation </w:t>
      </w:r>
      <w:r>
        <w:rPr>
          <w:lang w:val="en-GB"/>
        </w:rPr>
        <w:t xml:space="preserve">can be found </w:t>
      </w:r>
      <w:del w:id="94" w:author="VANDEN BULCKE Peter (DIGIT-EXT)" w:date="2018-07-30T16:40:00Z">
        <w:r w:rsidDel="00901EA4">
          <w:rPr>
            <w:lang w:val="en-GB"/>
          </w:rPr>
          <w:delText>here</w:delText>
        </w:r>
      </w:del>
      <w:ins w:id="95" w:author="VANDEN BULCKE Peter (DIGIT-EXT)" w:date="2018-07-30T16:40:00Z">
        <w:r w:rsidR="00901EA4">
          <w:rPr>
            <w:lang w:val="en-GB"/>
          </w:rPr>
          <w:t xml:space="preserve">in the guide </w:t>
        </w:r>
        <w:commentRangeStart w:id="96"/>
        <w:proofErr w:type="gramStart"/>
        <w:r w:rsidR="00901EA4">
          <w:rPr>
            <w:lang w:val="en-GB"/>
          </w:rPr>
          <w:t>"</w:t>
        </w:r>
        <w:r w:rsidR="00901EA4" w:rsidRPr="00901EA4">
          <w:rPr>
            <w:lang w:val="en-GB"/>
            <w:rPrChange w:id="97" w:author="VANDEN BULCKE Peter (DIGIT-EXT)" w:date="2018-07-30T16:40:00Z">
              <w:rPr/>
            </w:rPrChange>
          </w:rPr>
          <w:t xml:space="preserve"> </w:t>
        </w:r>
        <w:r w:rsidR="00901EA4" w:rsidRPr="00901EA4">
          <w:rPr>
            <w:lang w:val="en-GB"/>
          </w:rPr>
          <w:t>e</w:t>
        </w:r>
        <w:proofErr w:type="gramEnd"/>
        <w:r w:rsidR="00901EA4" w:rsidRPr="00901EA4">
          <w:rPr>
            <w:lang w:val="en-GB"/>
          </w:rPr>
          <w:t>-TrustEx Web - Wild</w:t>
        </w:r>
      </w:ins>
      <w:ins w:id="98" w:author="VANDEN BULCKE Peter (DIGIT-EXT)" w:date="2018-07-30T16:47:00Z">
        <w:r w:rsidR="00E92A40">
          <w:rPr>
            <w:lang w:val="en-GB"/>
          </w:rPr>
          <w:t>F</w:t>
        </w:r>
      </w:ins>
      <w:ins w:id="99" w:author="VANDEN BULCKE Peter (DIGIT-EXT)" w:date="2018-07-30T16:40:00Z">
        <w:r w:rsidR="00901EA4" w:rsidRPr="00901EA4">
          <w:rPr>
            <w:lang w:val="en-GB"/>
          </w:rPr>
          <w:t>ly installation and configuration</w:t>
        </w:r>
        <w:r w:rsidR="00901EA4">
          <w:rPr>
            <w:lang w:val="en-GB"/>
          </w:rPr>
          <w:t xml:space="preserve">". </w:t>
        </w:r>
      </w:ins>
      <w:r>
        <w:rPr>
          <w:lang w:val="en-GB"/>
        </w:rPr>
        <w:t xml:space="preserve">. </w:t>
      </w:r>
      <w:commentRangeEnd w:id="96"/>
      <w:r w:rsidR="00901EA4">
        <w:rPr>
          <w:rStyle w:val="CommentReference"/>
        </w:rPr>
        <w:commentReference w:id="96"/>
      </w:r>
    </w:p>
    <w:p w:rsidR="00284E63" w:rsidRPr="004B4927" w:rsidRDefault="00284E63" w:rsidP="00081C12">
      <w:pPr>
        <w:rPr>
          <w:lang w:val="en-GB"/>
        </w:rPr>
      </w:pPr>
      <w:r w:rsidRPr="004B4927">
        <w:rPr>
          <w:lang w:val="en-GB"/>
        </w:rPr>
        <w:t xml:space="preserve">From </w:t>
      </w:r>
      <w:r w:rsidR="008557BD">
        <w:rPr>
          <w:lang w:val="en-GB"/>
        </w:rPr>
        <w:t xml:space="preserve">the Inbox the user can display </w:t>
      </w:r>
      <w:ins w:id="100" w:author="VANDEN BULCKE Peter (DIGIT-EXT)" w:date="2018-07-30T16:41:00Z">
        <w:r w:rsidR="00901EA4">
          <w:rPr>
            <w:lang w:val="en-GB"/>
          </w:rPr>
          <w:t>m</w:t>
        </w:r>
      </w:ins>
      <w:r w:rsidRPr="004B4927">
        <w:rPr>
          <w:lang w:val="en-GB"/>
        </w:rPr>
        <w:t>essages by double-clicking them</w:t>
      </w:r>
      <w:r w:rsidR="004B5755" w:rsidRPr="004B4927">
        <w:rPr>
          <w:lang w:val="en-GB"/>
        </w:rPr>
        <w:t xml:space="preserve"> (</w:t>
      </w:r>
      <w:r w:rsidRPr="004B4927">
        <w:rPr>
          <w:lang w:val="en-GB"/>
        </w:rPr>
        <w:t>see</w:t>
      </w:r>
      <w:r w:rsidR="00C92281">
        <w:rPr>
          <w:lang w:val="en-GB"/>
        </w:rPr>
        <w:t xml:space="preserve"> </w:t>
      </w:r>
      <w:r w:rsidR="00C92281" w:rsidRPr="002016F5">
        <w:rPr>
          <w:color w:val="00B0F0"/>
          <w:u w:val="single" w:color="00B0F0"/>
          <w:lang w:val="en-GB"/>
        </w:rPr>
        <w:fldChar w:fldCharType="begin"/>
      </w:r>
      <w:r w:rsidR="00C92281" w:rsidRPr="002016F5">
        <w:rPr>
          <w:color w:val="00B0F0"/>
          <w:u w:val="single" w:color="00B0F0"/>
          <w:lang w:val="en-GB"/>
        </w:rPr>
        <w:instrText xml:space="preserve"> REF _Ref518993868 \r \h </w:instrText>
      </w:r>
      <w:r w:rsidR="00C92281" w:rsidRPr="002016F5">
        <w:rPr>
          <w:color w:val="00B0F0"/>
          <w:u w:val="single" w:color="00B0F0"/>
          <w:lang w:val="en-GB"/>
        </w:rPr>
      </w:r>
      <w:r w:rsidR="00C92281" w:rsidRPr="002016F5">
        <w:rPr>
          <w:color w:val="00B0F0"/>
          <w:u w:val="single" w:color="00B0F0"/>
          <w:lang w:val="en-GB"/>
        </w:rPr>
        <w:fldChar w:fldCharType="separate"/>
      </w:r>
      <w:r w:rsidR="00331428">
        <w:rPr>
          <w:color w:val="00B0F0"/>
          <w:u w:val="single" w:color="00B0F0"/>
          <w:lang w:val="en-GB"/>
        </w:rPr>
        <w:t>3.3</w:t>
      </w:r>
      <w:r w:rsidR="00C92281" w:rsidRPr="002016F5">
        <w:rPr>
          <w:color w:val="00B0F0"/>
          <w:u w:val="single" w:color="00B0F0"/>
          <w:lang w:val="en-GB"/>
        </w:rPr>
        <w:fldChar w:fldCharType="end"/>
      </w:r>
      <w:r w:rsidRPr="004B4927">
        <w:rPr>
          <w:lang w:val="en-GB"/>
        </w:rPr>
        <w:t>)</w:t>
      </w:r>
      <w:r w:rsidR="004B5755" w:rsidRPr="004B4927">
        <w:rPr>
          <w:lang w:val="en-GB"/>
        </w:rPr>
        <w:t xml:space="preserve">. </w:t>
      </w:r>
    </w:p>
    <w:p w:rsidR="00081C12" w:rsidRPr="0097646C" w:rsidRDefault="00081C12" w:rsidP="00C17179">
      <w:pPr>
        <w:pStyle w:val="Heading2"/>
      </w:pPr>
      <w:bookmarkStart w:id="101" w:name="_Toc520732514"/>
      <w:r w:rsidRPr="0097646C">
        <w:t>Window Elements</w:t>
      </w:r>
      <w:bookmarkEnd w:id="101"/>
      <w:r w:rsidR="00B851F2">
        <w:t xml:space="preserve"> </w:t>
      </w:r>
    </w:p>
    <w:tbl>
      <w:tblPr>
        <w:tblStyle w:val="TableGrid"/>
        <w:tblW w:w="8505" w:type="dxa"/>
        <w:jc w:val="center"/>
        <w:shd w:val="clear" w:color="auto" w:fill="92D050"/>
        <w:tblLayout w:type="fixed"/>
        <w:tblCellMar>
          <w:top w:w="57" w:type="dxa"/>
          <w:left w:w="57" w:type="dxa"/>
          <w:bottom w:w="57" w:type="dxa"/>
          <w:right w:w="57" w:type="dxa"/>
        </w:tblCellMar>
        <w:tblLook w:val="04A0" w:firstRow="1" w:lastRow="0" w:firstColumn="1" w:lastColumn="0" w:noHBand="0" w:noVBand="1"/>
      </w:tblPr>
      <w:tblGrid>
        <w:gridCol w:w="567"/>
        <w:gridCol w:w="2835"/>
        <w:gridCol w:w="5103"/>
      </w:tblGrid>
      <w:tr w:rsidR="002F1B17" w:rsidRPr="004B4927" w:rsidTr="000E6C68">
        <w:trPr>
          <w:cnfStyle w:val="100000000000" w:firstRow="1" w:lastRow="0" w:firstColumn="0" w:lastColumn="0" w:oddVBand="0" w:evenVBand="0" w:oddHBand="0" w:evenHBand="0" w:firstRowFirstColumn="0" w:firstRowLastColumn="0" w:lastRowFirstColumn="0" w:lastRowLastColumn="0"/>
          <w:cantSplit/>
          <w:jc w:val="center"/>
        </w:trPr>
        <w:tc>
          <w:tcPr>
            <w:tcW w:w="567" w:type="dxa"/>
            <w:shd w:val="clear" w:color="auto" w:fill="C9E7A7"/>
            <w:vAlign w:val="center"/>
          </w:tcPr>
          <w:p w:rsidR="002F1B17" w:rsidRPr="004B4927" w:rsidRDefault="002F1B17" w:rsidP="000E6C68">
            <w:pPr>
              <w:keepNext/>
              <w:spacing w:after="0"/>
              <w:jc w:val="center"/>
              <w:rPr>
                <w:b/>
                <w:color w:val="auto"/>
                <w:szCs w:val="24"/>
                <w:lang w:val="en-GB"/>
              </w:rPr>
            </w:pPr>
            <w:r w:rsidRPr="004B4927">
              <w:rPr>
                <w:b/>
                <w:color w:val="auto"/>
                <w:szCs w:val="24"/>
                <w:lang w:val="en-GB"/>
              </w:rPr>
              <w:t>N°</w:t>
            </w:r>
          </w:p>
        </w:tc>
        <w:tc>
          <w:tcPr>
            <w:tcW w:w="2835" w:type="dxa"/>
            <w:shd w:val="clear" w:color="auto" w:fill="A0D7EA"/>
            <w:vAlign w:val="center"/>
          </w:tcPr>
          <w:p w:rsidR="002F1B17" w:rsidRPr="004B4927" w:rsidRDefault="002F1B17" w:rsidP="000E6C68">
            <w:pPr>
              <w:keepNext/>
              <w:spacing w:after="0"/>
              <w:jc w:val="center"/>
              <w:rPr>
                <w:b/>
                <w:color w:val="auto"/>
                <w:szCs w:val="24"/>
                <w:lang w:val="en-GB"/>
              </w:rPr>
            </w:pPr>
            <w:r w:rsidRPr="004B4927">
              <w:rPr>
                <w:b/>
                <w:color w:val="auto"/>
                <w:szCs w:val="24"/>
                <w:lang w:val="en-GB"/>
              </w:rPr>
              <w:t>GUI Element</w:t>
            </w:r>
          </w:p>
        </w:tc>
        <w:tc>
          <w:tcPr>
            <w:tcW w:w="5103" w:type="dxa"/>
            <w:shd w:val="clear" w:color="auto" w:fill="A0D7EA"/>
            <w:vAlign w:val="center"/>
          </w:tcPr>
          <w:p w:rsidR="002F1B17" w:rsidRPr="004B4927" w:rsidRDefault="002F1B17" w:rsidP="000E6C68">
            <w:pPr>
              <w:keepNext/>
              <w:spacing w:after="0"/>
              <w:jc w:val="center"/>
              <w:rPr>
                <w:b/>
                <w:color w:val="auto"/>
                <w:szCs w:val="24"/>
                <w:lang w:val="en-GB"/>
              </w:rPr>
            </w:pPr>
            <w:r w:rsidRPr="004B4927">
              <w:rPr>
                <w:b/>
                <w:color w:val="auto"/>
                <w:szCs w:val="24"/>
                <w:lang w:val="en-GB"/>
              </w:rPr>
              <w:t>Description</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1</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Language Selector</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Use this combo box to select the preferred interface language</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2</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Party</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This field displays the </w:t>
            </w:r>
            <w:r w:rsidRPr="009826E2">
              <w:rPr>
                <w:sz w:val="20"/>
                <w:szCs w:val="20"/>
                <w:lang w:val="en-GB"/>
              </w:rPr>
              <w:t>Reci</w:t>
            </w:r>
            <w:r>
              <w:rPr>
                <w:sz w:val="20"/>
                <w:szCs w:val="20"/>
                <w:lang w:val="en-GB"/>
              </w:rPr>
              <w:t>pi</w:t>
            </w:r>
            <w:r w:rsidRPr="009826E2">
              <w:rPr>
                <w:sz w:val="20"/>
                <w:szCs w:val="20"/>
                <w:lang w:val="en-GB"/>
              </w:rPr>
              <w:t>ent Contracting Authority</w:t>
            </w:r>
            <w:r>
              <w:rPr>
                <w:sz w:val="20"/>
                <w:szCs w:val="20"/>
                <w:lang w:val="en-GB"/>
              </w:rPr>
              <w:t xml:space="preserve">. </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3</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Inbox</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Click this folder to display a list of received Invoices/Credit Notes</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4</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Sent</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Pr>
                <w:sz w:val="20"/>
                <w:szCs w:val="20"/>
                <w:lang w:val="en-GB"/>
              </w:rPr>
              <w:t xml:space="preserve">In the </w:t>
            </w:r>
            <w:r w:rsidRPr="00F0175A">
              <w:rPr>
                <w:sz w:val="20"/>
                <w:szCs w:val="20"/>
                <w:lang w:val="en-GB"/>
              </w:rPr>
              <w:t>eInvoicing Viewer</w:t>
            </w:r>
            <w:r>
              <w:rPr>
                <w:sz w:val="20"/>
                <w:szCs w:val="20"/>
                <w:lang w:val="en-GB"/>
              </w:rPr>
              <w:t xml:space="preserve"> use of this functionality is out of scope</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5</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Draft</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Pr>
                <w:sz w:val="20"/>
                <w:szCs w:val="20"/>
                <w:lang w:val="en-GB"/>
              </w:rPr>
              <w:t xml:space="preserve">In the </w:t>
            </w:r>
            <w:r w:rsidRPr="00F0175A">
              <w:rPr>
                <w:sz w:val="20"/>
                <w:szCs w:val="20"/>
                <w:lang w:val="en-GB"/>
              </w:rPr>
              <w:t>eInvoicing Viewer</w:t>
            </w:r>
            <w:r>
              <w:rPr>
                <w:sz w:val="20"/>
                <w:szCs w:val="20"/>
                <w:lang w:val="en-GB"/>
              </w:rPr>
              <w:t xml:space="preserve"> use of this functionality is out of scope</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6</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Refresh</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Click this button to refresh the list of displayed Invoices/Credit Notes </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7</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Subject</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Use this field to search for Invoices/Credit Notes by (part of) their name. </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8</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Received</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Click this button to sort Invoices/Credit Notes by date received. </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9</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Message Name</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This field displays the name of Invoices/Credit Notes, the sender and the date/time received. </w:t>
            </w:r>
          </w:p>
        </w:tc>
      </w:tr>
      <w:tr w:rsidR="002F1B17" w:rsidRPr="00936A5B" w:rsidTr="000E6C68">
        <w:trPr>
          <w:cantSplit/>
          <w:jc w:val="center"/>
        </w:trPr>
        <w:tc>
          <w:tcPr>
            <w:tcW w:w="567" w:type="dxa"/>
            <w:vMerge w:val="restart"/>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10</w:t>
            </w:r>
          </w:p>
        </w:tc>
        <w:tc>
          <w:tcPr>
            <w:tcW w:w="2835" w:type="dxa"/>
            <w:shd w:val="clear" w:color="auto" w:fill="A0D7EA"/>
            <w:vAlign w:val="center"/>
          </w:tcPr>
          <w:p w:rsidR="002F1B17" w:rsidRPr="004B4927" w:rsidRDefault="002F1B17" w:rsidP="000E6C68">
            <w:pPr>
              <w:pStyle w:val="Introduction"/>
              <w:tabs>
                <w:tab w:val="left" w:pos="1691"/>
              </w:tabs>
              <w:spacing w:after="0" w:line="240" w:lineRule="auto"/>
              <w:jc w:val="left"/>
              <w:rPr>
                <w:sz w:val="20"/>
                <w:szCs w:val="20"/>
                <w:lang w:val="en-GB"/>
              </w:rPr>
            </w:pPr>
            <w:r w:rsidRPr="004B4927">
              <w:rPr>
                <w:sz w:val="20"/>
                <w:szCs w:val="20"/>
                <w:lang w:val="en-GB"/>
              </w:rPr>
              <w:t xml:space="preserve">Attachment icon </w:t>
            </w:r>
            <w:r w:rsidRPr="004B4927">
              <w:rPr>
                <w:sz w:val="20"/>
                <w:szCs w:val="20"/>
                <w:lang w:val="en-GB"/>
              </w:rPr>
              <w:tab/>
            </w:r>
            <w:r w:rsidRPr="004B4927">
              <w:rPr>
                <w:noProof/>
                <w:sz w:val="20"/>
                <w:szCs w:val="20"/>
                <w:lang w:eastAsia="en-GB"/>
              </w:rPr>
              <w:drawing>
                <wp:inline distT="0" distB="0" distL="0" distR="0" wp14:anchorId="10F5CE49" wp14:editId="40F7926C">
                  <wp:extent cx="288000" cy="277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attachm_blue.png"/>
                          <pic:cNvPicPr/>
                        </pic:nvPicPr>
                        <pic:blipFill>
                          <a:blip r:embed="rId37">
                            <a:extLst>
                              <a:ext uri="{28A0092B-C50C-407E-A947-70E740481C1C}">
                                <a14:useLocalDpi xmlns:a14="http://schemas.microsoft.com/office/drawing/2010/main"/>
                              </a:ext>
                            </a:extLst>
                          </a:blip>
                          <a:stretch>
                            <a:fillRect/>
                          </a:stretch>
                        </pic:blipFill>
                        <pic:spPr>
                          <a:xfrm>
                            <a:off x="0" y="0"/>
                            <a:ext cx="288000" cy="277332"/>
                          </a:xfrm>
                          <a:prstGeom prst="rect">
                            <a:avLst/>
                          </a:prstGeom>
                        </pic:spPr>
                      </pic:pic>
                    </a:graphicData>
                  </a:graphic>
                </wp:inline>
              </w:drawing>
            </w:r>
            <w:r w:rsidRPr="004B4927">
              <w:rPr>
                <w:sz w:val="20"/>
                <w:szCs w:val="20"/>
                <w:lang w:val="en-GB"/>
              </w:rPr>
              <w:t xml:space="preserve"> </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This icon indicates that the Invoice/Credit Note carries one or more documents attached.   </w:t>
            </w:r>
          </w:p>
        </w:tc>
      </w:tr>
      <w:tr w:rsidR="002F1B17" w:rsidRPr="00936A5B" w:rsidTr="000E6C68">
        <w:trPr>
          <w:cantSplit/>
          <w:jc w:val="center"/>
        </w:trPr>
        <w:tc>
          <w:tcPr>
            <w:tcW w:w="567" w:type="dxa"/>
            <w:vMerge/>
            <w:shd w:val="clear" w:color="auto" w:fill="C9E7A7"/>
            <w:vAlign w:val="center"/>
          </w:tcPr>
          <w:p w:rsidR="002F1B17" w:rsidRPr="004B4927" w:rsidRDefault="002F1B17" w:rsidP="000E6C68">
            <w:pPr>
              <w:pStyle w:val="Introduction"/>
              <w:spacing w:after="0" w:line="240" w:lineRule="auto"/>
              <w:jc w:val="left"/>
              <w:rPr>
                <w:b/>
                <w:color w:val="FF0000"/>
                <w:sz w:val="20"/>
                <w:szCs w:val="20"/>
                <w:lang w:val="en-GB"/>
              </w:rPr>
            </w:pPr>
          </w:p>
        </w:tc>
        <w:tc>
          <w:tcPr>
            <w:tcW w:w="2835" w:type="dxa"/>
            <w:shd w:val="clear" w:color="auto" w:fill="A0D7EA"/>
            <w:vAlign w:val="center"/>
          </w:tcPr>
          <w:p w:rsidR="002F1B17" w:rsidRPr="004B4927" w:rsidRDefault="002F1B17" w:rsidP="000E6C68">
            <w:pPr>
              <w:pStyle w:val="Introduction"/>
              <w:tabs>
                <w:tab w:val="left" w:pos="1691"/>
              </w:tabs>
              <w:spacing w:after="0" w:line="240" w:lineRule="auto"/>
              <w:jc w:val="left"/>
              <w:rPr>
                <w:sz w:val="20"/>
                <w:szCs w:val="20"/>
                <w:lang w:val="en-GB"/>
              </w:rPr>
            </w:pPr>
            <w:r w:rsidRPr="004B4927">
              <w:rPr>
                <w:sz w:val="20"/>
                <w:szCs w:val="20"/>
                <w:lang w:val="en-GB"/>
              </w:rPr>
              <w:t xml:space="preserve">Warning icon red </w:t>
            </w:r>
            <w:r w:rsidRPr="004B4927">
              <w:rPr>
                <w:sz w:val="20"/>
                <w:szCs w:val="20"/>
                <w:lang w:val="en-GB"/>
              </w:rPr>
              <w:tab/>
            </w:r>
            <w:r w:rsidRPr="004B4927">
              <w:rPr>
                <w:noProof/>
                <w:sz w:val="20"/>
                <w:szCs w:val="20"/>
                <w:lang w:eastAsia="en-GB"/>
              </w:rPr>
              <w:drawing>
                <wp:inline distT="0" distB="0" distL="0" distR="0" wp14:anchorId="74B91325" wp14:editId="7B207171">
                  <wp:extent cx="283278" cy="288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warning_red.png"/>
                          <pic:cNvPicPr/>
                        </pic:nvPicPr>
                        <pic:blipFill>
                          <a:blip r:embed="rId38">
                            <a:extLst>
                              <a:ext uri="{28A0092B-C50C-407E-A947-70E740481C1C}">
                                <a14:useLocalDpi xmlns:a14="http://schemas.microsoft.com/office/drawing/2010/main"/>
                              </a:ext>
                            </a:extLst>
                          </a:blip>
                          <a:stretch>
                            <a:fillRect/>
                          </a:stretch>
                        </pic:blipFill>
                        <pic:spPr>
                          <a:xfrm>
                            <a:off x="0" y="0"/>
                            <a:ext cx="283278" cy="288000"/>
                          </a:xfrm>
                          <a:prstGeom prst="rect">
                            <a:avLst/>
                          </a:prstGeom>
                        </pic:spPr>
                      </pic:pic>
                    </a:graphicData>
                  </a:graphic>
                </wp:inline>
              </w:drawing>
            </w:r>
          </w:p>
        </w:tc>
        <w:tc>
          <w:tcPr>
            <w:tcW w:w="5103" w:type="dxa"/>
            <w:shd w:val="clear" w:color="auto" w:fill="A0D7EA"/>
            <w:vAlign w:val="center"/>
          </w:tcPr>
          <w:p w:rsidR="002F1B17" w:rsidRPr="004B4927" w:rsidRDefault="002F1B17" w:rsidP="00E92A40">
            <w:pPr>
              <w:pStyle w:val="Introduction"/>
              <w:spacing w:after="0" w:line="240" w:lineRule="auto"/>
              <w:jc w:val="left"/>
              <w:rPr>
                <w:sz w:val="20"/>
                <w:szCs w:val="20"/>
                <w:lang w:val="en-GB"/>
              </w:rPr>
            </w:pPr>
            <w:r w:rsidRPr="004B4927">
              <w:rPr>
                <w:sz w:val="20"/>
                <w:szCs w:val="20"/>
                <w:lang w:val="en-GB"/>
              </w:rPr>
              <w:t>A red warning icon indicates that the attachments expired due to the retention policy (</w:t>
            </w:r>
            <w:ins w:id="102" w:author="VANDEN BULCKE Peter (DIGIT-EXT)" w:date="2018-07-30T16:43:00Z">
              <w:r w:rsidR="00901EA4">
                <w:rPr>
                  <w:sz w:val="20"/>
                  <w:szCs w:val="20"/>
                  <w:lang w:val="en-GB"/>
                </w:rPr>
                <w:t xml:space="preserve">Usually, </w:t>
              </w:r>
            </w:ins>
            <w:r w:rsidRPr="004B4927">
              <w:rPr>
                <w:sz w:val="20"/>
                <w:szCs w:val="20"/>
                <w:lang w:val="en-GB"/>
              </w:rPr>
              <w:t>after 12 weeks attachments are no longer available to the user</w:t>
            </w:r>
            <w:ins w:id="103" w:author="VANDEN BULCKE Peter (DIGIT-EXT)" w:date="2018-07-30T16:43:00Z">
              <w:r w:rsidR="00901EA4">
                <w:rPr>
                  <w:sz w:val="20"/>
                  <w:szCs w:val="20"/>
                  <w:lang w:val="en-GB"/>
                </w:rPr>
                <w:t xml:space="preserve">. This period is configurable. Read how in </w:t>
              </w:r>
            </w:ins>
            <w:ins w:id="104" w:author="VANDEN BULCKE Peter (DIGIT-EXT)" w:date="2018-07-30T16:44:00Z">
              <w:r w:rsidR="00901EA4" w:rsidRPr="00901EA4">
                <w:rPr>
                  <w:sz w:val="20"/>
                  <w:szCs w:val="20"/>
                  <w:lang w:val="en-GB"/>
                </w:rPr>
                <w:t>the guide " e-TrustEx Web - Wild</w:t>
              </w:r>
            </w:ins>
            <w:ins w:id="105" w:author="VANDEN BULCKE Peter (DIGIT-EXT)" w:date="2018-07-30T16:47:00Z">
              <w:r w:rsidR="00E92A40">
                <w:rPr>
                  <w:sz w:val="20"/>
                  <w:szCs w:val="20"/>
                  <w:lang w:val="en-GB"/>
                </w:rPr>
                <w:t>F</w:t>
              </w:r>
            </w:ins>
            <w:bookmarkStart w:id="106" w:name="_GoBack"/>
            <w:bookmarkEnd w:id="106"/>
            <w:ins w:id="107" w:author="VANDEN BULCKE Peter (DIGIT-EXT)" w:date="2018-07-30T16:44:00Z">
              <w:r w:rsidR="00901EA4" w:rsidRPr="00901EA4">
                <w:rPr>
                  <w:sz w:val="20"/>
                  <w:szCs w:val="20"/>
                  <w:lang w:val="en-GB"/>
                </w:rPr>
                <w:t>ly installation and configuration".</w:t>
              </w:r>
            </w:ins>
            <w:r w:rsidRPr="004B4927">
              <w:rPr>
                <w:sz w:val="20"/>
                <w:szCs w:val="20"/>
                <w:lang w:val="en-GB"/>
              </w:rPr>
              <w:t xml:space="preserve">).  </w:t>
            </w:r>
          </w:p>
        </w:tc>
      </w:tr>
      <w:tr w:rsidR="002F1B17" w:rsidRPr="00936A5B" w:rsidTr="000E6C68">
        <w:trPr>
          <w:cantSplit/>
          <w:jc w:val="center"/>
        </w:trPr>
        <w:tc>
          <w:tcPr>
            <w:tcW w:w="567" w:type="dxa"/>
            <w:vMerge/>
            <w:shd w:val="clear" w:color="auto" w:fill="C9E7A7"/>
            <w:vAlign w:val="center"/>
          </w:tcPr>
          <w:p w:rsidR="002F1B17" w:rsidRPr="004B4927" w:rsidRDefault="002F1B17" w:rsidP="000E6C68">
            <w:pPr>
              <w:pStyle w:val="Introduction"/>
              <w:spacing w:after="0" w:line="240" w:lineRule="auto"/>
              <w:jc w:val="left"/>
              <w:rPr>
                <w:b/>
                <w:color w:val="FF0000"/>
                <w:sz w:val="20"/>
                <w:szCs w:val="20"/>
                <w:lang w:val="en-GB"/>
              </w:rPr>
            </w:pPr>
          </w:p>
        </w:tc>
        <w:tc>
          <w:tcPr>
            <w:tcW w:w="2835" w:type="dxa"/>
            <w:shd w:val="clear" w:color="auto" w:fill="A0D7EA"/>
            <w:vAlign w:val="center"/>
          </w:tcPr>
          <w:p w:rsidR="002F1B17" w:rsidRPr="004B4927" w:rsidRDefault="002F1B17" w:rsidP="000E6C68">
            <w:pPr>
              <w:pStyle w:val="Introduction"/>
              <w:tabs>
                <w:tab w:val="left" w:pos="1691"/>
              </w:tabs>
              <w:spacing w:after="0" w:line="240" w:lineRule="auto"/>
              <w:jc w:val="left"/>
              <w:rPr>
                <w:sz w:val="20"/>
                <w:szCs w:val="20"/>
                <w:lang w:val="en-GB"/>
              </w:rPr>
            </w:pPr>
            <w:r w:rsidRPr="004B4927">
              <w:rPr>
                <w:sz w:val="20"/>
                <w:szCs w:val="20"/>
                <w:lang w:val="en-GB"/>
              </w:rPr>
              <w:t>Warning icon yellow</w:t>
            </w:r>
            <w:r w:rsidRPr="004B4927">
              <w:rPr>
                <w:sz w:val="20"/>
                <w:szCs w:val="20"/>
                <w:lang w:val="en-GB"/>
              </w:rPr>
              <w:tab/>
            </w:r>
            <w:r w:rsidRPr="004B4927">
              <w:rPr>
                <w:noProof/>
                <w:sz w:val="20"/>
                <w:szCs w:val="20"/>
                <w:lang w:eastAsia="en-GB"/>
              </w:rPr>
              <w:drawing>
                <wp:inline distT="0" distB="0" distL="0" distR="0" wp14:anchorId="26ACF7C2" wp14:editId="54A9A31E">
                  <wp:extent cx="288000" cy="28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warning_yellow.png"/>
                          <pic:cNvPicPr/>
                        </pic:nvPicPr>
                        <pic:blipFill>
                          <a:blip r:embed="rId39">
                            <a:extLst>
                              <a:ext uri="{28A0092B-C50C-407E-A947-70E740481C1C}">
                                <a14:useLocalDpi xmlns:a14="http://schemas.microsoft.com/office/drawing/2010/main"/>
                              </a:ext>
                            </a:extLst>
                          </a:blip>
                          <a:stretch>
                            <a:fillRect/>
                          </a:stretch>
                        </pic:blipFill>
                        <pic:spPr>
                          <a:xfrm>
                            <a:off x="0" y="0"/>
                            <a:ext cx="288000" cy="288000"/>
                          </a:xfrm>
                          <a:prstGeom prst="rect">
                            <a:avLst/>
                          </a:prstGeom>
                        </pic:spPr>
                      </pic:pic>
                    </a:graphicData>
                  </a:graphic>
                </wp:inline>
              </w:drawing>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A yellow warning icon indicates that the attachments are set to expire on a specific date. </w:t>
            </w:r>
          </w:p>
        </w:tc>
      </w:tr>
      <w:tr w:rsidR="002F1B17" w:rsidRPr="00936A5B"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11</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All / Unread</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Click this button to display the required list of Invoices/Credit Notes</w:t>
            </w:r>
          </w:p>
        </w:tc>
      </w:tr>
    </w:tbl>
    <w:p w:rsidR="002F1B17" w:rsidRPr="00901EA4" w:rsidRDefault="002F1B17" w:rsidP="00901EA4">
      <w:pPr>
        <w:pStyle w:val="Picture"/>
      </w:pPr>
    </w:p>
    <w:p w:rsidR="00054601" w:rsidRPr="004B4927" w:rsidRDefault="00054601" w:rsidP="00901EA4">
      <w:pPr>
        <w:pStyle w:val="Picture"/>
      </w:pPr>
      <w:r w:rsidRPr="004B4927">
        <w:rPr>
          <w:noProof/>
          <w:lang w:eastAsia="en-GB"/>
        </w:rPr>
        <w:drawing>
          <wp:inline distT="0" distB="0" distL="0" distR="0" wp14:anchorId="54E13D82" wp14:editId="60018AA7">
            <wp:extent cx="5760000" cy="5211429"/>
            <wp:effectExtent l="0" t="0" r="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INV_CN.png"/>
                    <pic:cNvPicPr/>
                  </pic:nvPicPr>
                  <pic:blipFill>
                    <a:blip r:embed="rId40">
                      <a:extLst>
                        <a:ext uri="{28A0092B-C50C-407E-A947-70E740481C1C}">
                          <a14:useLocalDpi xmlns:a14="http://schemas.microsoft.com/office/drawing/2010/main"/>
                        </a:ext>
                      </a:extLst>
                    </a:blip>
                    <a:stretch>
                      <a:fillRect/>
                    </a:stretch>
                  </pic:blipFill>
                  <pic:spPr>
                    <a:xfrm>
                      <a:off x="0" y="0"/>
                      <a:ext cx="5760000" cy="5211429"/>
                    </a:xfrm>
                    <a:prstGeom prst="rect">
                      <a:avLst/>
                    </a:prstGeom>
                  </pic:spPr>
                </pic:pic>
              </a:graphicData>
            </a:graphic>
          </wp:inline>
        </w:drawing>
      </w:r>
    </w:p>
    <w:p w:rsidR="00054601" w:rsidRPr="00AA717C" w:rsidRDefault="0073701E" w:rsidP="00AA717C">
      <w:pPr>
        <w:pStyle w:val="Captionfigures"/>
      </w:pPr>
      <w:r w:rsidRPr="00AA717C">
        <w:t>Inbox</w:t>
      </w:r>
      <w:r w:rsidR="0032778A" w:rsidRPr="00AA717C">
        <w:t xml:space="preserve"> window: fields </w:t>
      </w:r>
    </w:p>
    <w:p w:rsidR="008076EC" w:rsidRPr="004B4927" w:rsidRDefault="008076EC" w:rsidP="00901EA4">
      <w:pPr>
        <w:pStyle w:val="Picture"/>
      </w:pPr>
      <w:r w:rsidRPr="004B4927">
        <w:rPr>
          <w:noProof/>
          <w:lang w:eastAsia="en-GB"/>
        </w:rPr>
        <w:drawing>
          <wp:inline distT="0" distB="0" distL="0" distR="0" wp14:anchorId="3EC99BFF" wp14:editId="57726791">
            <wp:extent cx="5040000" cy="6912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INV_CN_warnings - Copy.png"/>
                    <pic:cNvPicPr/>
                  </pic:nvPicPr>
                  <pic:blipFill>
                    <a:blip r:embed="rId41">
                      <a:extLst>
                        <a:ext uri="{28A0092B-C50C-407E-A947-70E740481C1C}">
                          <a14:useLocalDpi xmlns:a14="http://schemas.microsoft.com/office/drawing/2010/main"/>
                        </a:ext>
                      </a:extLst>
                    </a:blip>
                    <a:stretch>
                      <a:fillRect/>
                    </a:stretch>
                  </pic:blipFill>
                  <pic:spPr>
                    <a:xfrm>
                      <a:off x="0" y="0"/>
                      <a:ext cx="5040000" cy="691200"/>
                    </a:xfrm>
                    <a:prstGeom prst="rect">
                      <a:avLst/>
                    </a:prstGeom>
                  </pic:spPr>
                </pic:pic>
              </a:graphicData>
            </a:graphic>
          </wp:inline>
        </w:drawing>
      </w:r>
    </w:p>
    <w:p w:rsidR="00FE6A32" w:rsidRPr="002F1B17" w:rsidRDefault="00CC2BDC" w:rsidP="00FE6A32">
      <w:pPr>
        <w:pStyle w:val="Captionfigures"/>
      </w:pPr>
      <w:r w:rsidRPr="004B4927">
        <w:t>Attachments</w:t>
      </w:r>
      <w:r w:rsidR="008076EC" w:rsidRPr="004B4927">
        <w:t xml:space="preserve"> and </w:t>
      </w:r>
      <w:r w:rsidRPr="004B4927">
        <w:t>Expiry warnings</w:t>
      </w:r>
      <w:r w:rsidR="002F1B17">
        <w:t xml:space="preserve">   </w:t>
      </w:r>
    </w:p>
    <w:p w:rsidR="00CC2BDC" w:rsidRPr="004B4927" w:rsidRDefault="00CC2BDC" w:rsidP="00CC2BDC">
      <w:pPr>
        <w:rPr>
          <w:lang w:val="en-GB"/>
        </w:rPr>
      </w:pPr>
    </w:p>
    <w:p w:rsidR="007C120F" w:rsidRPr="0097646C" w:rsidRDefault="00F416F3" w:rsidP="00C17179">
      <w:pPr>
        <w:pStyle w:val="Heading2"/>
      </w:pPr>
      <w:bookmarkStart w:id="108" w:name="_Ref518993868"/>
      <w:bookmarkStart w:id="109" w:name="_Toc520732515"/>
      <w:r>
        <w:t>How to d</w:t>
      </w:r>
      <w:r w:rsidR="007C120F" w:rsidRPr="0097646C">
        <w:t>isplay</w:t>
      </w:r>
      <w:r>
        <w:t xml:space="preserve"> Bundle content</w:t>
      </w:r>
      <w:bookmarkEnd w:id="108"/>
      <w:bookmarkEnd w:id="109"/>
    </w:p>
    <w:p w:rsidR="007C120F" w:rsidRPr="00BA5E4D" w:rsidRDefault="007C120F" w:rsidP="006970CE">
      <w:pPr>
        <w:pStyle w:val="procedurestartnologo"/>
        <w:rPr>
          <w:lang w:eastAsia="en-GB"/>
        </w:rPr>
      </w:pPr>
      <w:r w:rsidRPr="00BA5E4D">
        <w:rPr>
          <w:lang w:eastAsia="en-GB"/>
        </w:rPr>
        <w:t xml:space="preserve">To display </w:t>
      </w:r>
      <w:r w:rsidR="00653D89" w:rsidRPr="00BA5E4D">
        <w:rPr>
          <w:lang w:eastAsia="en-GB"/>
        </w:rPr>
        <w:t>the content of a bundle proc</w:t>
      </w:r>
      <w:r w:rsidRPr="00BA5E4D">
        <w:rPr>
          <w:lang w:eastAsia="en-GB"/>
        </w:rPr>
        <w:t>eed as follows:</w:t>
      </w:r>
    </w:p>
    <w:p w:rsidR="007C120F" w:rsidRPr="00BA5E4D" w:rsidRDefault="007C120F" w:rsidP="006970CE">
      <w:pPr>
        <w:pStyle w:val="Number"/>
        <w:rPr>
          <w:color w:val="auto"/>
        </w:rPr>
      </w:pPr>
      <w:r w:rsidRPr="00BA5E4D">
        <w:rPr>
          <w:color w:val="auto"/>
        </w:rPr>
        <w:t xml:space="preserve">In the Inbox </w:t>
      </w:r>
      <w:r w:rsidRPr="00BA5E4D">
        <w:rPr>
          <w:rStyle w:val="TitlebuttonChar"/>
          <w:color w:val="auto"/>
        </w:rPr>
        <w:t>click</w:t>
      </w:r>
      <w:r w:rsidRPr="00BA5E4D">
        <w:rPr>
          <w:color w:val="auto"/>
        </w:rPr>
        <w:t xml:space="preserve"> the </w:t>
      </w:r>
      <w:r w:rsidR="008557BD">
        <w:t>Invoice</w:t>
      </w:r>
      <w:r w:rsidR="008557BD">
        <w:rPr>
          <w:rFonts w:ascii="Arial" w:hAnsi="Arial"/>
        </w:rPr>
        <w:t> </w:t>
      </w:r>
      <w:r w:rsidR="008557BD">
        <w:t>/</w:t>
      </w:r>
      <w:r w:rsidR="008557BD">
        <w:rPr>
          <w:rFonts w:ascii="Arial" w:hAnsi="Arial"/>
        </w:rPr>
        <w:t> </w:t>
      </w:r>
      <w:r w:rsidR="008557BD">
        <w:t>C</w:t>
      </w:r>
      <w:r w:rsidR="008557BD" w:rsidRPr="000F3E07">
        <w:t>redit</w:t>
      </w:r>
      <w:r w:rsidR="008557BD">
        <w:rPr>
          <w:rFonts w:ascii="Arial" w:hAnsi="Arial"/>
        </w:rPr>
        <w:t> </w:t>
      </w:r>
      <w:r w:rsidR="008557BD">
        <w:t>N</w:t>
      </w:r>
      <w:r w:rsidR="008557BD" w:rsidRPr="000F3E07">
        <w:t>ote</w:t>
      </w:r>
      <w:proofErr w:type="gramStart"/>
      <w:r w:rsidR="008557BD">
        <w:rPr>
          <w:rFonts w:ascii="Arial" w:hAnsi="Arial"/>
        </w:rPr>
        <w:t> </w:t>
      </w:r>
      <w:r w:rsidR="008557BD" w:rsidRPr="00BA5E4D">
        <w:rPr>
          <w:color w:val="auto"/>
        </w:rPr>
        <w:t xml:space="preserve"> </w:t>
      </w:r>
      <w:r w:rsidRPr="00BA5E4D">
        <w:rPr>
          <w:color w:val="auto"/>
        </w:rPr>
        <w:t>Name</w:t>
      </w:r>
      <w:proofErr w:type="gramEnd"/>
      <w:r w:rsidRPr="00BA5E4D">
        <w:rPr>
          <w:color w:val="auto"/>
        </w:rPr>
        <w:t>.</w:t>
      </w:r>
    </w:p>
    <w:p w:rsidR="007C120F" w:rsidRPr="004B4927" w:rsidRDefault="007C120F" w:rsidP="00AA717C">
      <w:pPr>
        <w:pStyle w:val="Numbernonum"/>
        <w:rPr>
          <w:lang w:eastAsia="en-GB"/>
        </w:rPr>
      </w:pPr>
      <w:r w:rsidRPr="00BA5E4D">
        <w:rPr>
          <w:lang w:eastAsia="en-GB"/>
        </w:rPr>
        <w:t xml:space="preserve">The </w:t>
      </w:r>
      <w:r w:rsidRPr="00BA5E4D">
        <w:rPr>
          <w:rStyle w:val="TitleWindowChar"/>
        </w:rPr>
        <w:t>Received Message</w:t>
      </w:r>
      <w:r w:rsidRPr="00BA5E4D">
        <w:rPr>
          <w:lang w:eastAsia="en-GB"/>
        </w:rPr>
        <w:t xml:space="preserve"> window is displayed</w:t>
      </w:r>
      <w:r w:rsidR="00344C56" w:rsidRPr="00BA5E4D">
        <w:rPr>
          <w:lang w:eastAsia="en-GB"/>
        </w:rPr>
        <w:t xml:space="preserve"> (see</w:t>
      </w:r>
      <w:r w:rsidR="000E6C68">
        <w:rPr>
          <w:lang w:eastAsia="en-GB"/>
        </w:rPr>
        <w:t xml:space="preserve"> </w:t>
      </w:r>
      <w:r w:rsidR="000E6C68" w:rsidRPr="002016F5">
        <w:rPr>
          <w:color w:val="00B0F0"/>
          <w:u w:val="single" w:color="00B0F0"/>
          <w:lang w:eastAsia="en-GB"/>
        </w:rPr>
        <w:fldChar w:fldCharType="begin"/>
      </w:r>
      <w:r w:rsidR="000E6C68" w:rsidRPr="002016F5">
        <w:rPr>
          <w:color w:val="00B0F0"/>
          <w:u w:val="single" w:color="00B0F0"/>
          <w:lang w:eastAsia="en-GB"/>
        </w:rPr>
        <w:instrText xml:space="preserve"> REF _Ref519255358 \r \h </w:instrText>
      </w:r>
      <w:r w:rsidR="000E6C68" w:rsidRPr="002016F5">
        <w:rPr>
          <w:color w:val="00B0F0"/>
          <w:u w:val="single" w:color="00B0F0"/>
          <w:lang w:eastAsia="en-GB"/>
        </w:rPr>
      </w:r>
      <w:r w:rsidR="000E6C68" w:rsidRPr="002016F5">
        <w:rPr>
          <w:color w:val="00B0F0"/>
          <w:u w:val="single" w:color="00B0F0"/>
          <w:lang w:eastAsia="en-GB"/>
        </w:rPr>
        <w:fldChar w:fldCharType="separate"/>
      </w:r>
      <w:r w:rsidR="00331428">
        <w:rPr>
          <w:color w:val="00B0F0"/>
          <w:u w:val="single" w:color="00B0F0"/>
          <w:lang w:eastAsia="en-GB"/>
        </w:rPr>
        <w:t>Fig.  3</w:t>
      </w:r>
      <w:r w:rsidR="000E6C68" w:rsidRPr="002016F5">
        <w:rPr>
          <w:color w:val="00B0F0"/>
          <w:u w:val="single" w:color="00B0F0"/>
          <w:lang w:eastAsia="en-GB"/>
        </w:rPr>
        <w:fldChar w:fldCharType="end"/>
      </w:r>
      <w:r w:rsidR="00344C56" w:rsidRPr="00BA5E4D">
        <w:rPr>
          <w:lang w:eastAsia="en-GB"/>
        </w:rPr>
        <w:t>)</w:t>
      </w:r>
      <w:r w:rsidRPr="00BA5E4D">
        <w:rPr>
          <w:lang w:eastAsia="en-GB"/>
        </w:rPr>
        <w:t>.</w:t>
      </w:r>
      <w:r w:rsidRPr="004B4927">
        <w:rPr>
          <w:lang w:eastAsia="en-GB"/>
        </w:rPr>
        <w:t xml:space="preserve"> </w:t>
      </w:r>
    </w:p>
    <w:p w:rsidR="00A75D81" w:rsidRDefault="00A75D81" w:rsidP="00A75D81">
      <w:pPr>
        <w:pStyle w:val="Remark"/>
      </w:pPr>
      <w:r>
        <w:t>Note:</w:t>
      </w:r>
    </w:p>
    <w:p w:rsidR="0028174E" w:rsidRPr="00103822" w:rsidRDefault="00A75D81" w:rsidP="00017487">
      <w:pPr>
        <w:rPr>
          <w:lang w:val="en-GB"/>
        </w:rPr>
      </w:pPr>
      <w:r>
        <w:rPr>
          <w:lang w:val="en-GB"/>
        </w:rPr>
        <w:t xml:space="preserve">From the Received Message window users can access human readable files. How to, see </w:t>
      </w:r>
      <w:r>
        <w:rPr>
          <w:lang w:val="en-GB"/>
        </w:rPr>
        <w:fldChar w:fldCharType="begin"/>
      </w:r>
      <w:r>
        <w:rPr>
          <w:lang w:val="en-GB"/>
        </w:rPr>
        <w:instrText xml:space="preserve"> REF _Ref519259935 \r \h </w:instrText>
      </w:r>
      <w:r>
        <w:rPr>
          <w:lang w:val="en-GB"/>
        </w:rPr>
      </w:r>
      <w:r>
        <w:rPr>
          <w:lang w:val="en-GB"/>
        </w:rPr>
        <w:fldChar w:fldCharType="separate"/>
      </w:r>
      <w:r>
        <w:rPr>
          <w:lang w:val="en-GB"/>
        </w:rPr>
        <w:t>4.3</w:t>
      </w:r>
      <w:r>
        <w:rPr>
          <w:lang w:val="en-GB"/>
        </w:rPr>
        <w:fldChar w:fldCharType="end"/>
      </w:r>
      <w:r>
        <w:rPr>
          <w:lang w:val="en-GB"/>
        </w:rPr>
        <w:t>.</w:t>
      </w:r>
    </w:p>
    <w:p w:rsidR="00344C56" w:rsidRPr="00D12BDB" w:rsidRDefault="000F3E07" w:rsidP="00C17179">
      <w:pPr>
        <w:pStyle w:val="Heading1"/>
      </w:pPr>
      <w:bookmarkStart w:id="110" w:name="_Toc520732516"/>
      <w:r w:rsidRPr="000F3E07">
        <w:t>Explo</w:t>
      </w:r>
      <w:r>
        <w:t>r</w:t>
      </w:r>
      <w:r w:rsidRPr="000F3E07">
        <w:t xml:space="preserve">ing </w:t>
      </w:r>
      <w:r w:rsidR="0013086C">
        <w:t xml:space="preserve">and downloading </w:t>
      </w:r>
      <w:r w:rsidRPr="000F3E07">
        <w:t>th</w:t>
      </w:r>
      <w:r w:rsidR="00427E7A">
        <w:t>e content of incoming Invoice</w:t>
      </w:r>
      <w:r w:rsidR="00427E7A">
        <w:rPr>
          <w:rFonts w:ascii="Arial" w:hAnsi="Arial"/>
        </w:rPr>
        <w:t> </w:t>
      </w:r>
      <w:r w:rsidR="00CC21D9">
        <w:t>/</w:t>
      </w:r>
      <w:r w:rsidR="00427E7A">
        <w:rPr>
          <w:rFonts w:ascii="Arial" w:hAnsi="Arial"/>
        </w:rPr>
        <w:t> </w:t>
      </w:r>
      <w:r w:rsidR="00CC21D9">
        <w:t>C</w:t>
      </w:r>
      <w:r w:rsidRPr="000F3E07">
        <w:t>redit</w:t>
      </w:r>
      <w:r w:rsidR="00427E7A">
        <w:rPr>
          <w:rFonts w:ascii="Arial" w:hAnsi="Arial"/>
        </w:rPr>
        <w:t> </w:t>
      </w:r>
      <w:r w:rsidR="00CC21D9">
        <w:t>N</w:t>
      </w:r>
      <w:r w:rsidRPr="000F3E07">
        <w:t>ote</w:t>
      </w:r>
      <w:r w:rsidR="00427E7A">
        <w:rPr>
          <w:rFonts w:ascii="Arial" w:hAnsi="Arial"/>
        </w:rPr>
        <w:t> </w:t>
      </w:r>
      <w:r w:rsidRPr="000F3E07">
        <w:t>messages</w:t>
      </w:r>
      <w:bookmarkEnd w:id="110"/>
      <w:r>
        <w:t xml:space="preserve"> </w:t>
      </w:r>
    </w:p>
    <w:p w:rsidR="0071564F" w:rsidRPr="0097646C" w:rsidRDefault="000F3E07" w:rsidP="00C17179">
      <w:pPr>
        <w:pStyle w:val="Heading2"/>
      </w:pPr>
      <w:bookmarkStart w:id="111" w:name="_Toc520732517"/>
      <w:r w:rsidRPr="000F3E07">
        <w:t>Received Message</w:t>
      </w:r>
      <w:bookmarkEnd w:id="111"/>
      <w:r w:rsidRPr="000F3E07">
        <w:t xml:space="preserve"> </w:t>
      </w:r>
    </w:p>
    <w:p w:rsidR="00757D27" w:rsidRDefault="00F07B81" w:rsidP="00F07B81">
      <w:pPr>
        <w:rPr>
          <w:lang w:val="en-GB"/>
        </w:rPr>
      </w:pPr>
      <w:r w:rsidRPr="00757D27">
        <w:rPr>
          <w:lang w:val="en-GB"/>
        </w:rPr>
        <w:t>M</w:t>
      </w:r>
      <w:r w:rsidR="008D7610" w:rsidRPr="00757D27">
        <w:rPr>
          <w:lang w:val="en-GB"/>
        </w:rPr>
        <w:t>essages are business documents</w:t>
      </w:r>
      <w:r w:rsidR="008557BD">
        <w:rPr>
          <w:lang w:val="en-GB"/>
        </w:rPr>
        <w:t xml:space="preserve">, i.e. </w:t>
      </w:r>
      <w:r w:rsidR="008557BD" w:rsidRPr="008557BD">
        <w:rPr>
          <w:lang w:val="en-GB"/>
        </w:rPr>
        <w:t>Invoice</w:t>
      </w:r>
      <w:r w:rsidR="008557BD">
        <w:rPr>
          <w:lang w:val="en-GB"/>
        </w:rPr>
        <w:t xml:space="preserve">s, </w:t>
      </w:r>
      <w:r w:rsidR="008557BD" w:rsidRPr="008557BD">
        <w:rPr>
          <w:lang w:val="en-GB"/>
        </w:rPr>
        <w:t>Credit</w:t>
      </w:r>
      <w:r w:rsidR="008557BD" w:rsidRPr="008557BD">
        <w:rPr>
          <w:rFonts w:ascii="Arial" w:hAnsi="Arial"/>
          <w:lang w:val="en-GB"/>
        </w:rPr>
        <w:t> </w:t>
      </w:r>
      <w:r w:rsidR="008557BD" w:rsidRPr="008557BD">
        <w:rPr>
          <w:lang w:val="en-GB"/>
        </w:rPr>
        <w:t>Note</w:t>
      </w:r>
      <w:r w:rsidR="008557BD">
        <w:rPr>
          <w:lang w:val="en-GB"/>
        </w:rPr>
        <w:t xml:space="preserve">s and attached documents. They </w:t>
      </w:r>
      <w:r w:rsidR="00757D27" w:rsidRPr="00757D27">
        <w:rPr>
          <w:lang w:val="en-GB"/>
        </w:rPr>
        <w:t>are sent in</w:t>
      </w:r>
      <w:r w:rsidR="00757D27">
        <w:rPr>
          <w:lang w:val="en-GB"/>
        </w:rPr>
        <w:t xml:space="preserve"> bundl</w:t>
      </w:r>
      <w:r w:rsidR="00757D27" w:rsidRPr="00757D27">
        <w:rPr>
          <w:lang w:val="en-GB"/>
        </w:rPr>
        <w:t xml:space="preserve">es </w:t>
      </w:r>
      <w:r w:rsidR="00757D27">
        <w:rPr>
          <w:lang w:val="en-GB"/>
        </w:rPr>
        <w:t xml:space="preserve">and </w:t>
      </w:r>
      <w:r w:rsidR="008D7610" w:rsidRPr="00757D27">
        <w:rPr>
          <w:lang w:val="en-GB"/>
        </w:rPr>
        <w:t>are compliant with the UBL 2.1 syntax</w:t>
      </w:r>
      <w:r w:rsidR="00757D27" w:rsidRPr="00757D27">
        <w:rPr>
          <w:lang w:val="en-GB"/>
        </w:rPr>
        <w:t xml:space="preserve">. </w:t>
      </w:r>
      <w:r w:rsidR="001634E3" w:rsidRPr="008E2BF8">
        <w:rPr>
          <w:lang w:val="en-GB"/>
        </w:rPr>
        <w:t>The Received Message window displays</w:t>
      </w:r>
      <w:r w:rsidR="00757D27">
        <w:rPr>
          <w:lang w:val="en-GB"/>
        </w:rPr>
        <w:t>:</w:t>
      </w:r>
    </w:p>
    <w:p w:rsidR="00757D27" w:rsidRPr="00757D27" w:rsidRDefault="001634E3" w:rsidP="00757D27">
      <w:pPr>
        <w:pStyle w:val="ListParagraph"/>
        <w:numPr>
          <w:ilvl w:val="0"/>
          <w:numId w:val="45"/>
        </w:numPr>
        <w:rPr>
          <w:lang w:val="en-GB"/>
        </w:rPr>
      </w:pPr>
      <w:proofErr w:type="gramStart"/>
      <w:r w:rsidRPr="00757D27">
        <w:rPr>
          <w:lang w:val="en-GB"/>
        </w:rPr>
        <w:t>information</w:t>
      </w:r>
      <w:proofErr w:type="gramEnd"/>
      <w:r w:rsidRPr="00757D27">
        <w:rPr>
          <w:lang w:val="en-GB"/>
        </w:rPr>
        <w:t xml:space="preserve"> on individual </w:t>
      </w:r>
      <w:proofErr w:type="spellStart"/>
      <w:ins w:id="112" w:author="VANDEN BULCKE Peter (DIGIT-EXT)" w:date="2018-07-30T16:24:00Z">
        <w:r w:rsidR="00FD5658">
          <w:t>Invoice</w:t>
        </w:r>
        <w:proofErr w:type="spellEnd"/>
        <w:r w:rsidR="00FD5658">
          <w:rPr>
            <w:rFonts w:ascii="Arial" w:hAnsi="Arial"/>
          </w:rPr>
          <w:t> </w:t>
        </w:r>
        <w:r w:rsidR="00FD5658">
          <w:t>/</w:t>
        </w:r>
        <w:r w:rsidR="00FD5658">
          <w:rPr>
            <w:rFonts w:ascii="Arial" w:hAnsi="Arial"/>
          </w:rPr>
          <w:t> </w:t>
        </w:r>
        <w:proofErr w:type="spellStart"/>
        <w:r w:rsidR="00FD5658">
          <w:t>C</w:t>
        </w:r>
        <w:r w:rsidR="00FD5658" w:rsidRPr="000F3E07">
          <w:t>redit</w:t>
        </w:r>
        <w:proofErr w:type="spellEnd"/>
        <w:r w:rsidR="00FD5658">
          <w:rPr>
            <w:rFonts w:ascii="Arial" w:hAnsi="Arial"/>
          </w:rPr>
          <w:t> </w:t>
        </w:r>
        <w:r w:rsidR="00FD5658">
          <w:t>N</w:t>
        </w:r>
        <w:r w:rsidR="00FD5658" w:rsidRPr="000F3E07">
          <w:t>ote</w:t>
        </w:r>
        <w:r w:rsidR="00FD5658">
          <w:rPr>
            <w:rFonts w:ascii="Arial" w:hAnsi="Arial"/>
          </w:rPr>
          <w:t> </w:t>
        </w:r>
        <w:r w:rsidR="00FD5658" w:rsidRPr="000F3E07">
          <w:t>messages</w:t>
        </w:r>
      </w:ins>
      <w:ins w:id="113" w:author="VANDEN BULCKE Peter (DIGIT-EXT)" w:date="2018-07-30T16:25:00Z">
        <w:r w:rsidR="00FD5658">
          <w:t xml:space="preserve">. </w:t>
        </w:r>
      </w:ins>
      <w:del w:id="114" w:author="VANDEN BULCKE Peter (DIGIT-EXT)" w:date="2018-07-30T16:24:00Z">
        <w:r w:rsidRPr="00757D27" w:rsidDel="00FD5658">
          <w:rPr>
            <w:lang w:val="en-GB"/>
          </w:rPr>
          <w:delText>messages</w:delText>
        </w:r>
      </w:del>
    </w:p>
    <w:p w:rsidR="00757D27" w:rsidRPr="00EF482F" w:rsidRDefault="00757D27" w:rsidP="00F07B81">
      <w:pPr>
        <w:pStyle w:val="ListParagraph"/>
        <w:numPr>
          <w:ilvl w:val="0"/>
          <w:numId w:val="45"/>
        </w:numPr>
        <w:rPr>
          <w:lang w:val="en-GB"/>
        </w:rPr>
      </w:pPr>
      <w:proofErr w:type="gramStart"/>
      <w:r w:rsidRPr="00EF482F">
        <w:rPr>
          <w:lang w:val="en-GB"/>
        </w:rPr>
        <w:t>information</w:t>
      </w:r>
      <w:proofErr w:type="gramEnd"/>
      <w:r w:rsidRPr="00EF482F">
        <w:rPr>
          <w:lang w:val="en-GB"/>
        </w:rPr>
        <w:t xml:space="preserve"> on </w:t>
      </w:r>
      <w:r w:rsidR="00F07B81" w:rsidRPr="00EF482F">
        <w:rPr>
          <w:lang w:val="en-GB"/>
        </w:rPr>
        <w:t xml:space="preserve">the </w:t>
      </w:r>
      <w:r w:rsidR="001634E3" w:rsidRPr="00EF482F">
        <w:rPr>
          <w:lang w:val="en-GB"/>
        </w:rPr>
        <w:t xml:space="preserve">files (invoices/credit notes and their related attachments) </w:t>
      </w:r>
      <w:r w:rsidRPr="00EF482F">
        <w:rPr>
          <w:lang w:val="en-GB"/>
        </w:rPr>
        <w:t xml:space="preserve">that </w:t>
      </w:r>
      <w:r w:rsidR="001634E3" w:rsidRPr="00EF482F">
        <w:rPr>
          <w:lang w:val="en-GB"/>
        </w:rPr>
        <w:t>compos</w:t>
      </w:r>
      <w:r w:rsidRPr="00EF482F">
        <w:rPr>
          <w:lang w:val="en-GB"/>
        </w:rPr>
        <w:t xml:space="preserve">e </w:t>
      </w:r>
      <w:r w:rsidR="001634E3" w:rsidRPr="00EF482F">
        <w:rPr>
          <w:lang w:val="en-GB"/>
        </w:rPr>
        <w:t>the document bundle</w:t>
      </w:r>
      <w:r w:rsidR="00F07B81" w:rsidRPr="00EF482F">
        <w:rPr>
          <w:lang w:val="en-GB"/>
        </w:rPr>
        <w:t xml:space="preserve">. </w:t>
      </w:r>
    </w:p>
    <w:p w:rsidR="001634E3" w:rsidRPr="00757D27" w:rsidRDefault="00F07B81" w:rsidP="00F07B81">
      <w:pPr>
        <w:rPr>
          <w:lang w:val="en-GB"/>
        </w:rPr>
      </w:pPr>
      <w:r w:rsidRPr="00757D27">
        <w:rPr>
          <w:lang w:val="en-GB"/>
        </w:rPr>
        <w:t xml:space="preserve">From the received Message window users can also download human readable versions. </w:t>
      </w:r>
    </w:p>
    <w:p w:rsidR="00F07B81" w:rsidRDefault="001634E3" w:rsidP="00F07B81">
      <w:pPr>
        <w:pStyle w:val="Warning"/>
        <w:rPr>
          <w:lang w:eastAsia="en-GB"/>
        </w:rPr>
      </w:pPr>
      <w:r w:rsidRPr="00AE614C">
        <w:rPr>
          <w:lang w:eastAsia="en-GB"/>
        </w:rPr>
        <w:t>IMPORTANT:</w:t>
      </w:r>
      <w:r w:rsidR="00F07B81">
        <w:rPr>
          <w:lang w:eastAsia="en-GB"/>
        </w:rPr>
        <w:t xml:space="preserve"> </w:t>
      </w:r>
    </w:p>
    <w:p w:rsidR="001634E3" w:rsidRPr="008B5197" w:rsidRDefault="008B5197" w:rsidP="008B5197">
      <w:pPr>
        <w:rPr>
          <w:lang w:val="en-GB"/>
          <w:rPrChange w:id="115" w:author="VANDEN BULCKE Peter (DIGIT-EXT)" w:date="2018-07-30T16:38:00Z">
            <w:rPr>
              <w:lang w:eastAsia="en-GB"/>
            </w:rPr>
          </w:rPrChange>
        </w:rPr>
        <w:pPrChange w:id="116" w:author="VANDEN BULCKE Peter (DIGIT-EXT)" w:date="2018-07-30T16:38:00Z">
          <w:pPr>
            <w:pStyle w:val="Warning"/>
          </w:pPr>
        </w:pPrChange>
      </w:pPr>
      <w:ins w:id="117" w:author="VANDEN BULCKE Peter (DIGIT-EXT)" w:date="2018-07-30T16:38:00Z">
        <w:r>
          <w:t>The</w:t>
        </w:r>
        <w:r w:rsidRPr="00F0094B">
          <w:t xml:space="preserve"> invoices / credit notes </w:t>
        </w:r>
        <w:r>
          <w:t xml:space="preserve">are </w:t>
        </w:r>
        <w:r w:rsidRPr="00F0094B">
          <w:t xml:space="preserve">received through the PEPPOL network </w:t>
        </w:r>
        <w:r>
          <w:t xml:space="preserve">and </w:t>
        </w:r>
        <w:r w:rsidRPr="00F0094B">
          <w:t xml:space="preserve">are </w:t>
        </w:r>
        <w:r>
          <w:t xml:space="preserve">structured </w:t>
        </w:r>
        <w:r w:rsidRPr="00F0094B">
          <w:t>in UBL 2.1 syntax</w:t>
        </w:r>
        <w:r>
          <w:t>. Fr</w:t>
        </w:r>
        <w:r w:rsidRPr="00F0094B">
          <w:t>om th</w:t>
        </w:r>
        <w:r>
          <w:t>is structure t</w:t>
        </w:r>
        <w:r w:rsidRPr="00F0094B">
          <w:t xml:space="preserve">he software integration developed in the provided </w:t>
        </w:r>
        <w:r>
          <w:t xml:space="preserve">eInvoicing Viewer </w:t>
        </w:r>
        <w:r w:rsidRPr="00F0094B">
          <w:t>solution automatically generates a PDF</w:t>
        </w:r>
        <w:r>
          <w:t xml:space="preserve"> </w:t>
        </w:r>
        <w:r w:rsidRPr="00F0094B">
          <w:t>version</w:t>
        </w:r>
        <w:r>
          <w:t xml:space="preserve">, which is human readable and much more user-friendly. </w:t>
        </w:r>
        <w:r w:rsidRPr="00F0094B">
          <w:t>It is these automatically generated documents that are the documents on which users will</w:t>
        </w:r>
        <w:r>
          <w:t xml:space="preserve"> normally focus their attention. </w:t>
        </w:r>
      </w:ins>
      <w:del w:id="118" w:author="VANDEN BULCKE Peter (DIGIT-EXT)" w:date="2018-07-30T16:23:00Z">
        <w:r w:rsidR="001634E3" w:rsidRPr="008B5197" w:rsidDel="00FD5658">
          <w:rPr>
            <w:lang w:val="en-GB" w:eastAsia="en-GB"/>
          </w:rPr>
          <w:delText xml:space="preserve">The software integration developed in the provided solution automatically generates a human readable (PDF) version </w:delText>
        </w:r>
        <w:r w:rsidR="00271F04" w:rsidRPr="008B5197" w:rsidDel="00FD5658">
          <w:rPr>
            <w:lang w:val="en-GB" w:eastAsia="en-GB"/>
          </w:rPr>
          <w:delText>from</w:delText>
        </w:r>
        <w:r w:rsidR="001634E3" w:rsidRPr="008B5197" w:rsidDel="00FD5658">
          <w:rPr>
            <w:lang w:val="en-GB" w:eastAsia="en-GB"/>
          </w:rPr>
          <w:delText xml:space="preserve"> the structured invoices / credit notes received through the PEPPOL network and that are in UBL 2.1 syntax. </w:delText>
        </w:r>
        <w:r w:rsidR="00271F04" w:rsidRPr="008B5197" w:rsidDel="00FD5658">
          <w:rPr>
            <w:lang w:val="en-GB" w:eastAsia="en-GB"/>
          </w:rPr>
          <w:delText>It is t</w:delText>
        </w:r>
        <w:r w:rsidR="001634E3" w:rsidRPr="008B5197" w:rsidDel="00FD5658">
          <w:rPr>
            <w:lang w:val="en-GB" w:eastAsia="en-GB"/>
          </w:rPr>
          <w:delText xml:space="preserve">hese automatically generated documents </w:delText>
        </w:r>
        <w:r w:rsidR="00605388" w:rsidRPr="008B5197" w:rsidDel="00FD5658">
          <w:rPr>
            <w:lang w:val="en-GB" w:eastAsia="en-GB"/>
            <w:rPrChange w:id="119" w:author="VANDEN BULCKE Peter (DIGIT-EXT)" w:date="2018-07-30T16:38:00Z">
              <w:rPr>
                <w:lang w:eastAsia="en-GB"/>
              </w:rPr>
            </w:rPrChange>
          </w:rPr>
          <w:delText xml:space="preserve">that </w:delText>
        </w:r>
        <w:r w:rsidR="001634E3" w:rsidRPr="008B5197" w:rsidDel="00FD5658">
          <w:rPr>
            <w:lang w:val="en-GB" w:eastAsia="en-GB"/>
            <w:rPrChange w:id="120" w:author="VANDEN BULCKE Peter (DIGIT-EXT)" w:date="2018-07-30T16:38:00Z">
              <w:rPr>
                <w:lang w:eastAsia="en-GB"/>
              </w:rPr>
            </w:rPrChange>
          </w:rPr>
          <w:delText>are the documents on which user</w:delText>
        </w:r>
        <w:r w:rsidR="00605388" w:rsidRPr="008B5197" w:rsidDel="00FD5658">
          <w:rPr>
            <w:lang w:val="en-GB" w:eastAsia="en-GB"/>
            <w:rPrChange w:id="121" w:author="VANDEN BULCKE Peter (DIGIT-EXT)" w:date="2018-07-30T16:38:00Z">
              <w:rPr>
                <w:lang w:eastAsia="en-GB"/>
              </w:rPr>
            </w:rPrChange>
          </w:rPr>
          <w:delText>s</w:delText>
        </w:r>
        <w:r w:rsidR="001634E3" w:rsidRPr="008B5197" w:rsidDel="00FD5658">
          <w:rPr>
            <w:lang w:val="en-GB" w:eastAsia="en-GB"/>
            <w:rPrChange w:id="122" w:author="VANDEN BULCKE Peter (DIGIT-EXT)" w:date="2018-07-30T16:38:00Z">
              <w:rPr>
                <w:lang w:eastAsia="en-GB"/>
              </w:rPr>
            </w:rPrChange>
          </w:rPr>
          <w:delText xml:space="preserve"> will </w:delText>
        </w:r>
        <w:r w:rsidR="00271F04" w:rsidRPr="008B5197" w:rsidDel="00FD5658">
          <w:rPr>
            <w:lang w:val="en-GB" w:eastAsia="en-GB"/>
            <w:rPrChange w:id="123" w:author="VANDEN BULCKE Peter (DIGIT-EXT)" w:date="2018-07-30T16:38:00Z">
              <w:rPr>
                <w:lang w:eastAsia="en-GB"/>
              </w:rPr>
            </w:rPrChange>
          </w:rPr>
          <w:delText xml:space="preserve">normally </w:delText>
        </w:r>
        <w:r w:rsidR="001634E3" w:rsidRPr="008B5197" w:rsidDel="00FD5658">
          <w:rPr>
            <w:lang w:val="en-GB" w:eastAsia="en-GB"/>
            <w:rPrChange w:id="124" w:author="VANDEN BULCKE Peter (DIGIT-EXT)" w:date="2018-07-30T16:38:00Z">
              <w:rPr>
                <w:lang w:eastAsia="en-GB"/>
              </w:rPr>
            </w:rPrChange>
          </w:rPr>
          <w:delText xml:space="preserve">focus </w:delText>
        </w:r>
        <w:r w:rsidR="00605388" w:rsidRPr="008B5197" w:rsidDel="00FD5658">
          <w:rPr>
            <w:lang w:val="en-GB" w:eastAsia="en-GB"/>
            <w:rPrChange w:id="125" w:author="VANDEN BULCKE Peter (DIGIT-EXT)" w:date="2018-07-30T16:38:00Z">
              <w:rPr>
                <w:lang w:eastAsia="en-GB"/>
              </w:rPr>
            </w:rPrChange>
          </w:rPr>
          <w:delText>their</w:delText>
        </w:r>
        <w:r w:rsidR="001634E3" w:rsidRPr="008B5197" w:rsidDel="00FD5658">
          <w:rPr>
            <w:lang w:val="en-GB" w:eastAsia="en-GB"/>
            <w:rPrChange w:id="126" w:author="VANDEN BULCKE Peter (DIGIT-EXT)" w:date="2018-07-30T16:38:00Z">
              <w:rPr>
                <w:lang w:eastAsia="en-GB"/>
              </w:rPr>
            </w:rPrChange>
          </w:rPr>
          <w:delText xml:space="preserve"> attention.</w:delText>
        </w:r>
        <w:r w:rsidR="008E2BF8" w:rsidRPr="008B5197" w:rsidDel="00FD5658">
          <w:rPr>
            <w:lang w:val="en-GB" w:eastAsia="en-GB"/>
            <w:rPrChange w:id="127" w:author="VANDEN BULCKE Peter (DIGIT-EXT)" w:date="2018-07-30T16:38:00Z">
              <w:rPr>
                <w:lang w:eastAsia="en-GB"/>
              </w:rPr>
            </w:rPrChange>
          </w:rPr>
          <w:delText xml:space="preserve"> </w:delText>
        </w:r>
      </w:del>
    </w:p>
    <w:p w:rsidR="0071564F" w:rsidRPr="00C17179" w:rsidRDefault="0071564F" w:rsidP="00C17179">
      <w:pPr>
        <w:pStyle w:val="Heading2"/>
      </w:pPr>
      <w:bookmarkStart w:id="128" w:name="_Toc520732518"/>
      <w:r w:rsidRPr="00C17179">
        <w:t>Window Elements</w:t>
      </w:r>
      <w:bookmarkEnd w:id="128"/>
    </w:p>
    <w:tbl>
      <w:tblPr>
        <w:tblStyle w:val="TableGrid"/>
        <w:tblW w:w="8505" w:type="dxa"/>
        <w:jc w:val="center"/>
        <w:shd w:val="clear" w:color="auto" w:fill="92D050"/>
        <w:tblLayout w:type="fixed"/>
        <w:tblCellMar>
          <w:top w:w="57" w:type="dxa"/>
          <w:left w:w="57" w:type="dxa"/>
          <w:bottom w:w="57" w:type="dxa"/>
          <w:right w:w="57" w:type="dxa"/>
        </w:tblCellMar>
        <w:tblLook w:val="04A0" w:firstRow="1" w:lastRow="0" w:firstColumn="1" w:lastColumn="0" w:noHBand="0" w:noVBand="1"/>
      </w:tblPr>
      <w:tblGrid>
        <w:gridCol w:w="567"/>
        <w:gridCol w:w="2835"/>
        <w:gridCol w:w="5103"/>
      </w:tblGrid>
      <w:tr w:rsidR="005D0BE7" w:rsidRPr="008B5197" w:rsidTr="000E6C68">
        <w:trPr>
          <w:cnfStyle w:val="100000000000" w:firstRow="1" w:lastRow="0" w:firstColumn="0" w:lastColumn="0" w:oddVBand="0" w:evenVBand="0" w:oddHBand="0" w:evenHBand="0" w:firstRowFirstColumn="0" w:firstRowLastColumn="0" w:lastRowFirstColumn="0" w:lastRowLastColumn="0"/>
          <w:jc w:val="center"/>
        </w:trPr>
        <w:tc>
          <w:tcPr>
            <w:tcW w:w="567" w:type="dxa"/>
            <w:shd w:val="clear" w:color="auto" w:fill="C9E7A7"/>
            <w:vAlign w:val="center"/>
          </w:tcPr>
          <w:p w:rsidR="005D0BE7" w:rsidRPr="004B4927" w:rsidRDefault="005D0BE7" w:rsidP="000E6C68">
            <w:pPr>
              <w:spacing w:after="0"/>
              <w:jc w:val="center"/>
              <w:rPr>
                <w:b/>
                <w:color w:val="auto"/>
                <w:szCs w:val="24"/>
                <w:lang w:val="en-GB"/>
              </w:rPr>
            </w:pPr>
            <w:r w:rsidRPr="004B4927">
              <w:rPr>
                <w:b/>
                <w:color w:val="auto"/>
                <w:szCs w:val="24"/>
                <w:lang w:val="en-GB"/>
              </w:rPr>
              <w:t>N°</w:t>
            </w:r>
          </w:p>
        </w:tc>
        <w:tc>
          <w:tcPr>
            <w:tcW w:w="2835" w:type="dxa"/>
            <w:shd w:val="clear" w:color="auto" w:fill="A0D7EA"/>
            <w:vAlign w:val="center"/>
          </w:tcPr>
          <w:p w:rsidR="005D0BE7" w:rsidRPr="004B4927" w:rsidRDefault="005D0BE7" w:rsidP="000E6C68">
            <w:pPr>
              <w:spacing w:after="0"/>
              <w:jc w:val="center"/>
              <w:rPr>
                <w:b/>
                <w:color w:val="auto"/>
                <w:szCs w:val="24"/>
                <w:lang w:val="en-GB"/>
              </w:rPr>
            </w:pPr>
            <w:r w:rsidRPr="004B4927">
              <w:rPr>
                <w:b/>
                <w:color w:val="auto"/>
                <w:szCs w:val="24"/>
                <w:lang w:val="en-GB"/>
              </w:rPr>
              <w:t>GUI Element</w:t>
            </w:r>
          </w:p>
        </w:tc>
        <w:tc>
          <w:tcPr>
            <w:tcW w:w="5103" w:type="dxa"/>
            <w:shd w:val="clear" w:color="auto" w:fill="A0D7EA"/>
            <w:vAlign w:val="center"/>
          </w:tcPr>
          <w:p w:rsidR="005D0BE7" w:rsidRPr="004B4927" w:rsidRDefault="005D0BE7" w:rsidP="000E6C68">
            <w:pPr>
              <w:spacing w:after="0"/>
              <w:jc w:val="center"/>
              <w:rPr>
                <w:b/>
                <w:color w:val="auto"/>
                <w:szCs w:val="24"/>
                <w:lang w:val="en-GB"/>
              </w:rPr>
            </w:pPr>
            <w:r w:rsidRPr="004B4927">
              <w:rPr>
                <w:b/>
                <w:color w:val="auto"/>
                <w:szCs w:val="24"/>
                <w:lang w:val="en-GB"/>
              </w:rPr>
              <w:t>Description</w:t>
            </w:r>
          </w:p>
        </w:tc>
      </w:tr>
      <w:tr w:rsidR="005D0BE7" w:rsidRPr="00936A5B"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1</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Received Message pane</w:t>
            </w:r>
          </w:p>
        </w:tc>
        <w:tc>
          <w:tcPr>
            <w:tcW w:w="5103" w:type="dxa"/>
            <w:shd w:val="clear" w:color="auto" w:fill="A0D7EA"/>
            <w:vAlign w:val="center"/>
          </w:tcPr>
          <w:p w:rsidR="005D0BE7" w:rsidRPr="00901EA4" w:rsidRDefault="005D0BE7" w:rsidP="00FD5658">
            <w:pPr>
              <w:pStyle w:val="Introduction"/>
              <w:spacing w:after="0" w:line="240" w:lineRule="auto"/>
              <w:jc w:val="left"/>
              <w:rPr>
                <w:sz w:val="20"/>
                <w:szCs w:val="20"/>
                <w:lang w:val="en-GB"/>
              </w:rPr>
            </w:pPr>
            <w:r w:rsidRPr="00772D5B">
              <w:rPr>
                <w:sz w:val="20"/>
                <w:szCs w:val="20"/>
                <w:lang w:val="en-GB"/>
              </w:rPr>
              <w:t xml:space="preserve">This pane repeats the </w:t>
            </w:r>
            <w:ins w:id="129" w:author="VANDEN BULCKE Peter (DIGIT-EXT)" w:date="2018-07-30T16:25:00Z">
              <w:r w:rsidR="00FD5658" w:rsidRPr="006D4E1B">
                <w:rPr>
                  <w:sz w:val="20"/>
                  <w:szCs w:val="20"/>
                  <w:lang w:val="en-GB"/>
                  <w:rPrChange w:id="130" w:author="VANDEN BULCKE Peter (DIGIT-EXT)" w:date="2018-07-30T16:32:00Z">
                    <w:rPr/>
                  </w:rPrChange>
                </w:rPr>
                <w:t>Invoice</w:t>
              </w:r>
              <w:r w:rsidR="00FD5658" w:rsidRPr="006D4E1B">
                <w:rPr>
                  <w:rFonts w:ascii="Arial" w:hAnsi="Arial"/>
                  <w:sz w:val="20"/>
                  <w:szCs w:val="20"/>
                  <w:lang w:val="en-GB"/>
                  <w:rPrChange w:id="131" w:author="VANDEN BULCKE Peter (DIGIT-EXT)" w:date="2018-07-30T16:32:00Z">
                    <w:rPr>
                      <w:rFonts w:ascii="Arial" w:hAnsi="Arial"/>
                    </w:rPr>
                  </w:rPrChange>
                </w:rPr>
                <w:t> </w:t>
              </w:r>
              <w:r w:rsidR="00FD5658" w:rsidRPr="006D4E1B">
                <w:rPr>
                  <w:sz w:val="20"/>
                  <w:szCs w:val="20"/>
                  <w:lang w:val="en-GB"/>
                  <w:rPrChange w:id="132" w:author="VANDEN BULCKE Peter (DIGIT-EXT)" w:date="2018-07-30T16:32:00Z">
                    <w:rPr/>
                  </w:rPrChange>
                </w:rPr>
                <w:t>/</w:t>
              </w:r>
              <w:r w:rsidR="00FD5658" w:rsidRPr="006D4E1B">
                <w:rPr>
                  <w:rFonts w:ascii="Arial" w:hAnsi="Arial"/>
                  <w:sz w:val="20"/>
                  <w:szCs w:val="20"/>
                  <w:lang w:val="en-GB"/>
                  <w:rPrChange w:id="133" w:author="VANDEN BULCKE Peter (DIGIT-EXT)" w:date="2018-07-30T16:32:00Z">
                    <w:rPr>
                      <w:rFonts w:ascii="Arial" w:hAnsi="Arial"/>
                    </w:rPr>
                  </w:rPrChange>
                </w:rPr>
                <w:t> </w:t>
              </w:r>
              <w:r w:rsidR="00FD5658" w:rsidRPr="006D4E1B">
                <w:rPr>
                  <w:sz w:val="20"/>
                  <w:szCs w:val="20"/>
                  <w:lang w:val="en-GB"/>
                  <w:rPrChange w:id="134" w:author="VANDEN BULCKE Peter (DIGIT-EXT)" w:date="2018-07-30T16:32:00Z">
                    <w:rPr/>
                  </w:rPrChange>
                </w:rPr>
                <w:t>Credit</w:t>
              </w:r>
              <w:r w:rsidR="00FD5658" w:rsidRPr="006D4E1B">
                <w:rPr>
                  <w:rFonts w:ascii="Arial" w:hAnsi="Arial"/>
                  <w:sz w:val="20"/>
                  <w:szCs w:val="20"/>
                  <w:lang w:val="en-GB"/>
                  <w:rPrChange w:id="135" w:author="VANDEN BULCKE Peter (DIGIT-EXT)" w:date="2018-07-30T16:32:00Z">
                    <w:rPr>
                      <w:rFonts w:ascii="Arial" w:hAnsi="Arial"/>
                    </w:rPr>
                  </w:rPrChange>
                </w:rPr>
                <w:t> </w:t>
              </w:r>
              <w:r w:rsidR="00FD5658" w:rsidRPr="006D4E1B">
                <w:rPr>
                  <w:sz w:val="20"/>
                  <w:szCs w:val="20"/>
                  <w:lang w:val="en-GB"/>
                  <w:rPrChange w:id="136" w:author="VANDEN BULCKE Peter (DIGIT-EXT)" w:date="2018-07-30T16:32:00Z">
                    <w:rPr/>
                  </w:rPrChange>
                </w:rPr>
                <w:t>Note</w:t>
              </w:r>
              <w:r w:rsidR="00FD5658" w:rsidRPr="006D4E1B">
                <w:rPr>
                  <w:rFonts w:ascii="Arial" w:hAnsi="Arial"/>
                  <w:sz w:val="20"/>
                  <w:szCs w:val="20"/>
                  <w:lang w:val="en-GB"/>
                  <w:rPrChange w:id="137" w:author="VANDEN BULCKE Peter (DIGIT-EXT)" w:date="2018-07-30T16:32:00Z">
                    <w:rPr>
                      <w:rFonts w:ascii="Arial" w:hAnsi="Arial"/>
                    </w:rPr>
                  </w:rPrChange>
                </w:rPr>
                <w:t> </w:t>
              </w:r>
              <w:r w:rsidR="00FD5658" w:rsidRPr="006D4E1B">
                <w:rPr>
                  <w:sz w:val="20"/>
                  <w:szCs w:val="20"/>
                  <w:lang w:val="en-GB"/>
                  <w:rPrChange w:id="138" w:author="VANDEN BULCKE Peter (DIGIT-EXT)" w:date="2018-07-30T16:32:00Z">
                    <w:rPr/>
                  </w:rPrChange>
                </w:rPr>
                <w:t xml:space="preserve">message </w:t>
              </w:r>
            </w:ins>
            <w:del w:id="139" w:author="VANDEN BULCKE Peter (DIGIT-EXT)" w:date="2018-07-30T16:25:00Z">
              <w:r w:rsidRPr="006D4E1B" w:rsidDel="00FD5658">
                <w:rPr>
                  <w:sz w:val="20"/>
                  <w:szCs w:val="20"/>
                  <w:lang w:val="en-GB"/>
                </w:rPr>
                <w:delText xml:space="preserve">message </w:delText>
              </w:r>
            </w:del>
            <w:r w:rsidRPr="00772D5B">
              <w:rPr>
                <w:sz w:val="20"/>
                <w:szCs w:val="20"/>
                <w:lang w:val="en-GB"/>
              </w:rPr>
              <w:t>data from the Message Name in the Inbox</w:t>
            </w:r>
          </w:p>
        </w:tc>
      </w:tr>
      <w:tr w:rsidR="005D0BE7" w:rsidRPr="00936A5B"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2</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Change w:id="140" w:author="VANDEN BULCKE Peter (DIGIT-EXT)" w:date="2018-07-30T16:32:00Z">
                  <w:rPr>
                    <w:sz w:val="20"/>
                    <w:szCs w:val="20"/>
                    <w:lang w:val="en-GB"/>
                  </w:rPr>
                </w:rPrChange>
              </w:rPr>
            </w:pPr>
            <w:r w:rsidRPr="006D4E1B">
              <w:rPr>
                <w:sz w:val="20"/>
                <w:szCs w:val="20"/>
                <w:lang w:val="en-GB"/>
                <w:rPrChange w:id="141" w:author="VANDEN BULCKE Peter (DIGIT-EXT)" w:date="2018-07-30T16:32:00Z">
                  <w:rPr>
                    <w:sz w:val="20"/>
                    <w:szCs w:val="20"/>
                    <w:lang w:val="en-GB"/>
                  </w:rPr>
                </w:rPrChange>
              </w:rPr>
              <w:t>Subject</w:t>
            </w:r>
          </w:p>
        </w:tc>
        <w:tc>
          <w:tcPr>
            <w:tcW w:w="5103" w:type="dxa"/>
            <w:shd w:val="clear" w:color="auto" w:fill="A0D7EA"/>
            <w:vAlign w:val="center"/>
          </w:tcPr>
          <w:p w:rsidR="005D0BE7" w:rsidRPr="006D4E1B" w:rsidRDefault="005D0BE7" w:rsidP="000E6C68">
            <w:pPr>
              <w:pStyle w:val="Introduction"/>
              <w:spacing w:after="0" w:line="240" w:lineRule="auto"/>
              <w:jc w:val="left"/>
              <w:rPr>
                <w:sz w:val="20"/>
                <w:szCs w:val="20"/>
                <w:lang w:val="en-GB"/>
                <w:rPrChange w:id="142" w:author="VANDEN BULCKE Peter (DIGIT-EXT)" w:date="2018-07-30T16:32:00Z">
                  <w:rPr>
                    <w:sz w:val="20"/>
                    <w:szCs w:val="20"/>
                    <w:lang w:val="en-GB"/>
                  </w:rPr>
                </w:rPrChange>
              </w:rPr>
            </w:pPr>
            <w:r w:rsidRPr="006D4E1B">
              <w:rPr>
                <w:sz w:val="20"/>
                <w:szCs w:val="20"/>
                <w:lang w:val="en-GB"/>
                <w:rPrChange w:id="143" w:author="VANDEN BULCKE Peter (DIGIT-EXT)" w:date="2018-07-30T16:32:00Z">
                  <w:rPr>
                    <w:sz w:val="20"/>
                    <w:szCs w:val="20"/>
                    <w:lang w:val="en-GB"/>
                  </w:rPr>
                </w:rPrChange>
              </w:rPr>
              <w:t>This field displays the Message Name.</w:t>
            </w:r>
          </w:p>
        </w:tc>
      </w:tr>
      <w:tr w:rsidR="005D0BE7" w:rsidRPr="00936A5B"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3</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From</w:t>
            </w:r>
          </w:p>
        </w:tc>
        <w:tc>
          <w:tcPr>
            <w:tcW w:w="5103" w:type="dxa"/>
            <w:shd w:val="clear" w:color="auto" w:fill="A0D7EA"/>
            <w:vAlign w:val="center"/>
          </w:tcPr>
          <w:p w:rsidR="005D0BE7" w:rsidRPr="00901EA4" w:rsidRDefault="005D0BE7" w:rsidP="000E6C68">
            <w:pPr>
              <w:pStyle w:val="Introduction"/>
              <w:spacing w:after="0" w:line="240" w:lineRule="auto"/>
              <w:jc w:val="left"/>
              <w:rPr>
                <w:sz w:val="20"/>
                <w:szCs w:val="20"/>
                <w:lang w:val="en-GB"/>
              </w:rPr>
            </w:pPr>
            <w:r w:rsidRPr="00901EA4">
              <w:rPr>
                <w:sz w:val="20"/>
                <w:szCs w:val="20"/>
                <w:lang w:val="en-GB"/>
              </w:rPr>
              <w:t>This field displays the Sender's Name.</w:t>
            </w:r>
          </w:p>
        </w:tc>
      </w:tr>
      <w:tr w:rsidR="005D0BE7" w:rsidRPr="00936A5B"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4</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Received on</w:t>
            </w:r>
          </w:p>
        </w:tc>
        <w:tc>
          <w:tcPr>
            <w:tcW w:w="5103" w:type="dxa"/>
            <w:shd w:val="clear" w:color="auto" w:fill="A0D7EA"/>
            <w:vAlign w:val="center"/>
          </w:tcPr>
          <w:p w:rsidR="005D0BE7" w:rsidRPr="00772D5B" w:rsidRDefault="005D0BE7" w:rsidP="000E6C68">
            <w:pPr>
              <w:pStyle w:val="Introduction"/>
              <w:spacing w:after="0" w:line="240" w:lineRule="auto"/>
              <w:jc w:val="left"/>
              <w:rPr>
                <w:sz w:val="20"/>
                <w:szCs w:val="20"/>
                <w:lang w:val="en-GB"/>
              </w:rPr>
            </w:pPr>
            <w:r w:rsidRPr="00772D5B">
              <w:rPr>
                <w:sz w:val="20"/>
                <w:szCs w:val="20"/>
                <w:lang w:val="en-GB"/>
              </w:rPr>
              <w:t xml:space="preserve">This field displays the date/time the </w:t>
            </w:r>
            <w:ins w:id="144" w:author="VANDEN BULCKE Peter (DIGIT-EXT)" w:date="2018-07-30T16:26:00Z">
              <w:r w:rsidR="00D95107" w:rsidRPr="006D4E1B">
                <w:rPr>
                  <w:sz w:val="20"/>
                  <w:szCs w:val="20"/>
                  <w:lang w:val="en-GB"/>
                  <w:rPrChange w:id="145" w:author="VANDEN BULCKE Peter (DIGIT-EXT)" w:date="2018-07-30T16:32:00Z">
                    <w:rPr>
                      <w:lang w:val="en-GB"/>
                    </w:rPr>
                  </w:rPrChange>
                </w:rPr>
                <w:t>Invoice</w:t>
              </w:r>
              <w:r w:rsidR="00D95107" w:rsidRPr="006D4E1B">
                <w:rPr>
                  <w:rFonts w:ascii="Arial" w:hAnsi="Arial"/>
                  <w:sz w:val="20"/>
                  <w:szCs w:val="20"/>
                  <w:lang w:val="en-GB"/>
                  <w:rPrChange w:id="146" w:author="VANDEN BULCKE Peter (DIGIT-EXT)" w:date="2018-07-30T16:32:00Z">
                    <w:rPr>
                      <w:rFonts w:ascii="Arial" w:hAnsi="Arial"/>
                      <w:lang w:val="en-GB"/>
                    </w:rPr>
                  </w:rPrChange>
                </w:rPr>
                <w:t> </w:t>
              </w:r>
              <w:r w:rsidR="00D95107" w:rsidRPr="006D4E1B">
                <w:rPr>
                  <w:sz w:val="20"/>
                  <w:szCs w:val="20"/>
                  <w:lang w:val="en-GB"/>
                  <w:rPrChange w:id="147" w:author="VANDEN BULCKE Peter (DIGIT-EXT)" w:date="2018-07-30T16:32:00Z">
                    <w:rPr>
                      <w:lang w:val="en-GB"/>
                    </w:rPr>
                  </w:rPrChange>
                </w:rPr>
                <w:t>/</w:t>
              </w:r>
              <w:r w:rsidR="00D95107" w:rsidRPr="006D4E1B">
                <w:rPr>
                  <w:rFonts w:ascii="Arial" w:hAnsi="Arial"/>
                  <w:sz w:val="20"/>
                  <w:szCs w:val="20"/>
                  <w:lang w:val="en-GB"/>
                  <w:rPrChange w:id="148" w:author="VANDEN BULCKE Peter (DIGIT-EXT)" w:date="2018-07-30T16:32:00Z">
                    <w:rPr>
                      <w:rFonts w:ascii="Arial" w:hAnsi="Arial"/>
                      <w:lang w:val="en-GB"/>
                    </w:rPr>
                  </w:rPrChange>
                </w:rPr>
                <w:t> </w:t>
              </w:r>
              <w:r w:rsidR="00D95107" w:rsidRPr="006D4E1B">
                <w:rPr>
                  <w:sz w:val="20"/>
                  <w:szCs w:val="20"/>
                  <w:lang w:val="en-GB"/>
                  <w:rPrChange w:id="149" w:author="VANDEN BULCKE Peter (DIGIT-EXT)" w:date="2018-07-30T16:32:00Z">
                    <w:rPr>
                      <w:lang w:val="en-GB"/>
                    </w:rPr>
                  </w:rPrChange>
                </w:rPr>
                <w:t>Credit</w:t>
              </w:r>
              <w:r w:rsidR="00D95107" w:rsidRPr="006D4E1B">
                <w:rPr>
                  <w:rFonts w:ascii="Arial" w:hAnsi="Arial"/>
                  <w:sz w:val="20"/>
                  <w:szCs w:val="20"/>
                  <w:lang w:val="en-GB"/>
                  <w:rPrChange w:id="150" w:author="VANDEN BULCKE Peter (DIGIT-EXT)" w:date="2018-07-30T16:32:00Z">
                    <w:rPr>
                      <w:rFonts w:ascii="Arial" w:hAnsi="Arial"/>
                      <w:lang w:val="en-GB"/>
                    </w:rPr>
                  </w:rPrChange>
                </w:rPr>
                <w:t> </w:t>
              </w:r>
              <w:r w:rsidR="00D95107" w:rsidRPr="006D4E1B">
                <w:rPr>
                  <w:sz w:val="20"/>
                  <w:szCs w:val="20"/>
                  <w:lang w:val="en-GB"/>
                  <w:rPrChange w:id="151" w:author="VANDEN BULCKE Peter (DIGIT-EXT)" w:date="2018-07-30T16:32:00Z">
                    <w:rPr>
                      <w:lang w:val="en-GB"/>
                    </w:rPr>
                  </w:rPrChange>
                </w:rPr>
                <w:t>Note</w:t>
              </w:r>
              <w:r w:rsidR="00D95107" w:rsidRPr="006D4E1B">
                <w:rPr>
                  <w:rFonts w:ascii="Arial" w:hAnsi="Arial"/>
                  <w:sz w:val="20"/>
                  <w:szCs w:val="20"/>
                  <w:lang w:val="en-GB"/>
                  <w:rPrChange w:id="152" w:author="VANDEN BULCKE Peter (DIGIT-EXT)" w:date="2018-07-30T16:32:00Z">
                    <w:rPr>
                      <w:rFonts w:ascii="Arial" w:hAnsi="Arial"/>
                      <w:lang w:val="en-GB"/>
                    </w:rPr>
                  </w:rPrChange>
                </w:rPr>
                <w:t> </w:t>
              </w:r>
              <w:r w:rsidR="00D95107" w:rsidRPr="006D4E1B">
                <w:rPr>
                  <w:sz w:val="20"/>
                  <w:szCs w:val="20"/>
                  <w:lang w:val="en-GB"/>
                  <w:rPrChange w:id="153" w:author="VANDEN BULCKE Peter (DIGIT-EXT)" w:date="2018-07-30T16:32:00Z">
                    <w:rPr>
                      <w:lang w:val="en-GB"/>
                    </w:rPr>
                  </w:rPrChange>
                </w:rPr>
                <w:t>message</w:t>
              </w:r>
              <w:r w:rsidR="00D95107" w:rsidRPr="006D4E1B" w:rsidDel="00D95107">
                <w:rPr>
                  <w:sz w:val="20"/>
                  <w:szCs w:val="20"/>
                  <w:lang w:val="en-GB"/>
                </w:rPr>
                <w:t xml:space="preserve"> </w:t>
              </w:r>
            </w:ins>
            <w:del w:id="154" w:author="VANDEN BULCKE Peter (DIGIT-EXT)" w:date="2018-07-30T16:26:00Z">
              <w:r w:rsidRPr="00772D5B" w:rsidDel="00D95107">
                <w:rPr>
                  <w:sz w:val="20"/>
                  <w:szCs w:val="20"/>
                  <w:lang w:val="en-GB"/>
                </w:rPr>
                <w:delText xml:space="preserve">message </w:delText>
              </w:r>
            </w:del>
            <w:r w:rsidRPr="00772D5B">
              <w:rPr>
                <w:sz w:val="20"/>
                <w:szCs w:val="20"/>
                <w:lang w:val="en-GB"/>
              </w:rPr>
              <w:t>was received.</w:t>
            </w:r>
          </w:p>
        </w:tc>
      </w:tr>
      <w:tr w:rsidR="005D0BE7" w:rsidRPr="00D95107"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5</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Comments pane</w:t>
            </w:r>
          </w:p>
        </w:tc>
        <w:tc>
          <w:tcPr>
            <w:tcW w:w="5103" w:type="dxa"/>
            <w:shd w:val="clear" w:color="auto" w:fill="A0D7EA"/>
            <w:vAlign w:val="center"/>
          </w:tcPr>
          <w:p w:rsidR="005D0BE7" w:rsidRPr="008B5197" w:rsidRDefault="005D0BE7" w:rsidP="00D95107">
            <w:pPr>
              <w:pStyle w:val="Introduction"/>
              <w:spacing w:after="0" w:line="240" w:lineRule="auto"/>
              <w:jc w:val="left"/>
              <w:rPr>
                <w:sz w:val="20"/>
                <w:szCs w:val="20"/>
                <w:lang w:val="en-GB"/>
              </w:rPr>
            </w:pPr>
            <w:r w:rsidRPr="00772D5B">
              <w:rPr>
                <w:sz w:val="20"/>
                <w:szCs w:val="20"/>
                <w:lang w:val="en-GB"/>
              </w:rPr>
              <w:t xml:space="preserve">This pane </w:t>
            </w:r>
            <w:del w:id="155" w:author="VANDEN BULCKE Peter (DIGIT-EXT)" w:date="2018-07-30T16:30:00Z">
              <w:r w:rsidRPr="00772D5B" w:rsidDel="00D95107">
                <w:rPr>
                  <w:sz w:val="20"/>
                  <w:szCs w:val="20"/>
                  <w:lang w:val="en-GB"/>
                </w:rPr>
                <w:delText>displays……………………………</w:delText>
              </w:r>
            </w:del>
            <w:ins w:id="156" w:author="VANDEN BULCKE Peter (DIGIT-EXT)" w:date="2018-07-30T16:30:00Z">
              <w:r w:rsidR="00D95107" w:rsidRPr="00772D5B">
                <w:rPr>
                  <w:sz w:val="20"/>
                  <w:szCs w:val="20"/>
                  <w:lang w:val="en-GB"/>
                </w:rPr>
                <w:t xml:space="preserve">is out of scope. </w:t>
              </w:r>
            </w:ins>
          </w:p>
        </w:tc>
      </w:tr>
      <w:tr w:rsidR="005D0BE7" w:rsidRPr="00936A5B"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6</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Change w:id="157" w:author="VANDEN BULCKE Peter (DIGIT-EXT)" w:date="2018-07-30T16:32:00Z">
                  <w:rPr>
                    <w:sz w:val="20"/>
                    <w:szCs w:val="20"/>
                    <w:lang w:val="en-GB"/>
                  </w:rPr>
                </w:rPrChange>
              </w:rPr>
            </w:pPr>
            <w:r w:rsidRPr="006D4E1B">
              <w:rPr>
                <w:sz w:val="20"/>
                <w:szCs w:val="20"/>
                <w:lang w:val="en-GB"/>
                <w:rPrChange w:id="158" w:author="VANDEN BULCKE Peter (DIGIT-EXT)" w:date="2018-07-30T16:32:00Z">
                  <w:rPr>
                    <w:sz w:val="20"/>
                    <w:szCs w:val="20"/>
                    <w:lang w:val="en-GB"/>
                  </w:rPr>
                </w:rPrChange>
              </w:rPr>
              <w:t>List of Files pane</w:t>
            </w:r>
          </w:p>
        </w:tc>
        <w:tc>
          <w:tcPr>
            <w:tcW w:w="5103" w:type="dxa"/>
            <w:shd w:val="clear" w:color="auto" w:fill="A0D7EA"/>
            <w:vAlign w:val="center"/>
          </w:tcPr>
          <w:p w:rsidR="005D0BE7" w:rsidRPr="00772D5B" w:rsidRDefault="005D0BE7" w:rsidP="000E6C68">
            <w:pPr>
              <w:pStyle w:val="Introduction"/>
              <w:spacing w:after="0" w:line="240" w:lineRule="auto"/>
              <w:jc w:val="left"/>
              <w:rPr>
                <w:sz w:val="20"/>
                <w:szCs w:val="20"/>
                <w:lang w:val="en-GB"/>
              </w:rPr>
            </w:pPr>
            <w:r w:rsidRPr="006D4E1B">
              <w:rPr>
                <w:sz w:val="20"/>
                <w:szCs w:val="20"/>
                <w:lang w:val="en-GB"/>
                <w:rPrChange w:id="159" w:author="VANDEN BULCKE Peter (DIGIT-EXT)" w:date="2018-07-30T16:32:00Z">
                  <w:rPr>
                    <w:sz w:val="20"/>
                    <w:szCs w:val="20"/>
                    <w:lang w:val="en-GB"/>
                  </w:rPr>
                </w:rPrChange>
              </w:rPr>
              <w:t xml:space="preserve">This pane displays the files related to the </w:t>
            </w:r>
            <w:ins w:id="160" w:author="VANDEN BULCKE Peter (DIGIT-EXT)" w:date="2018-07-30T16:27:00Z">
              <w:r w:rsidR="00D95107" w:rsidRPr="006D4E1B">
                <w:rPr>
                  <w:sz w:val="20"/>
                  <w:szCs w:val="20"/>
                  <w:lang w:val="en-GB"/>
                  <w:rPrChange w:id="161" w:author="VANDEN BULCKE Peter (DIGIT-EXT)" w:date="2018-07-30T16:32:00Z">
                    <w:rPr>
                      <w:lang w:val="en-GB"/>
                    </w:rPr>
                  </w:rPrChange>
                </w:rPr>
                <w:t>Invoice</w:t>
              </w:r>
              <w:r w:rsidR="00D95107" w:rsidRPr="006D4E1B">
                <w:rPr>
                  <w:rFonts w:ascii="Arial" w:hAnsi="Arial"/>
                  <w:sz w:val="20"/>
                  <w:szCs w:val="20"/>
                  <w:lang w:val="en-GB"/>
                  <w:rPrChange w:id="162" w:author="VANDEN BULCKE Peter (DIGIT-EXT)" w:date="2018-07-30T16:32:00Z">
                    <w:rPr>
                      <w:rFonts w:ascii="Arial" w:hAnsi="Arial"/>
                      <w:lang w:val="en-GB"/>
                    </w:rPr>
                  </w:rPrChange>
                </w:rPr>
                <w:t> </w:t>
              </w:r>
              <w:r w:rsidR="00D95107" w:rsidRPr="006D4E1B">
                <w:rPr>
                  <w:sz w:val="20"/>
                  <w:szCs w:val="20"/>
                  <w:lang w:val="en-GB"/>
                  <w:rPrChange w:id="163" w:author="VANDEN BULCKE Peter (DIGIT-EXT)" w:date="2018-07-30T16:32:00Z">
                    <w:rPr>
                      <w:lang w:val="en-GB"/>
                    </w:rPr>
                  </w:rPrChange>
                </w:rPr>
                <w:t>/</w:t>
              </w:r>
              <w:r w:rsidR="00D95107" w:rsidRPr="006D4E1B">
                <w:rPr>
                  <w:rFonts w:ascii="Arial" w:hAnsi="Arial"/>
                  <w:sz w:val="20"/>
                  <w:szCs w:val="20"/>
                  <w:lang w:val="en-GB"/>
                  <w:rPrChange w:id="164" w:author="VANDEN BULCKE Peter (DIGIT-EXT)" w:date="2018-07-30T16:32:00Z">
                    <w:rPr>
                      <w:rFonts w:ascii="Arial" w:hAnsi="Arial"/>
                      <w:lang w:val="en-GB"/>
                    </w:rPr>
                  </w:rPrChange>
                </w:rPr>
                <w:t> </w:t>
              </w:r>
              <w:r w:rsidR="00D95107" w:rsidRPr="006D4E1B">
                <w:rPr>
                  <w:sz w:val="20"/>
                  <w:szCs w:val="20"/>
                  <w:lang w:val="en-GB"/>
                  <w:rPrChange w:id="165" w:author="VANDEN BULCKE Peter (DIGIT-EXT)" w:date="2018-07-30T16:32:00Z">
                    <w:rPr>
                      <w:lang w:val="en-GB"/>
                    </w:rPr>
                  </w:rPrChange>
                </w:rPr>
                <w:t>Credit</w:t>
              </w:r>
              <w:r w:rsidR="00D95107" w:rsidRPr="006D4E1B">
                <w:rPr>
                  <w:rFonts w:ascii="Arial" w:hAnsi="Arial"/>
                  <w:sz w:val="20"/>
                  <w:szCs w:val="20"/>
                  <w:lang w:val="en-GB"/>
                  <w:rPrChange w:id="166" w:author="VANDEN BULCKE Peter (DIGIT-EXT)" w:date="2018-07-30T16:32:00Z">
                    <w:rPr>
                      <w:rFonts w:ascii="Arial" w:hAnsi="Arial"/>
                      <w:lang w:val="en-GB"/>
                    </w:rPr>
                  </w:rPrChange>
                </w:rPr>
                <w:t> </w:t>
              </w:r>
              <w:r w:rsidR="00D95107" w:rsidRPr="006D4E1B">
                <w:rPr>
                  <w:sz w:val="20"/>
                  <w:szCs w:val="20"/>
                  <w:lang w:val="en-GB"/>
                  <w:rPrChange w:id="167" w:author="VANDEN BULCKE Peter (DIGIT-EXT)" w:date="2018-07-30T16:32:00Z">
                    <w:rPr>
                      <w:lang w:val="en-GB"/>
                    </w:rPr>
                  </w:rPrChange>
                </w:rPr>
                <w:t>Note</w:t>
              </w:r>
              <w:r w:rsidR="00D95107" w:rsidRPr="006D4E1B">
                <w:rPr>
                  <w:rFonts w:ascii="Arial" w:hAnsi="Arial"/>
                  <w:sz w:val="20"/>
                  <w:szCs w:val="20"/>
                  <w:lang w:val="en-GB"/>
                  <w:rPrChange w:id="168" w:author="VANDEN BULCKE Peter (DIGIT-EXT)" w:date="2018-07-30T16:32:00Z">
                    <w:rPr>
                      <w:rFonts w:ascii="Arial" w:hAnsi="Arial"/>
                      <w:lang w:val="en-GB"/>
                    </w:rPr>
                  </w:rPrChange>
                </w:rPr>
                <w:t> </w:t>
              </w:r>
              <w:r w:rsidR="00D95107" w:rsidRPr="006D4E1B">
                <w:rPr>
                  <w:sz w:val="20"/>
                  <w:szCs w:val="20"/>
                  <w:lang w:val="en-GB"/>
                  <w:rPrChange w:id="169" w:author="VANDEN BULCKE Peter (DIGIT-EXT)" w:date="2018-07-30T16:32:00Z">
                    <w:rPr>
                      <w:lang w:val="en-GB"/>
                    </w:rPr>
                  </w:rPrChange>
                </w:rPr>
                <w:t>message</w:t>
              </w:r>
            </w:ins>
            <w:del w:id="170" w:author="VANDEN BULCKE Peter (DIGIT-EXT)" w:date="2018-07-30T16:27:00Z">
              <w:r w:rsidRPr="006D4E1B" w:rsidDel="00D95107">
                <w:rPr>
                  <w:sz w:val="20"/>
                  <w:szCs w:val="20"/>
                  <w:lang w:val="en-GB"/>
                </w:rPr>
                <w:delText>message</w:delText>
              </w:r>
            </w:del>
            <w:r w:rsidRPr="00772D5B">
              <w:rPr>
                <w:sz w:val="20"/>
                <w:szCs w:val="20"/>
                <w:lang w:val="en-GB"/>
              </w:rPr>
              <w:t xml:space="preserve">, and selection options. </w:t>
            </w:r>
          </w:p>
        </w:tc>
      </w:tr>
      <w:tr w:rsidR="005D0BE7" w:rsidRPr="00936A5B"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7</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List of Files field</w:t>
            </w:r>
          </w:p>
        </w:tc>
        <w:tc>
          <w:tcPr>
            <w:tcW w:w="5103" w:type="dxa"/>
            <w:shd w:val="clear" w:color="auto" w:fill="A0D7EA"/>
            <w:vAlign w:val="center"/>
          </w:tcPr>
          <w:p w:rsidR="005D0BE7" w:rsidRPr="00772D5B" w:rsidRDefault="005D0BE7" w:rsidP="000E6C68">
            <w:pPr>
              <w:pStyle w:val="Introduction"/>
              <w:spacing w:after="0" w:line="240" w:lineRule="auto"/>
              <w:jc w:val="left"/>
              <w:rPr>
                <w:sz w:val="20"/>
                <w:szCs w:val="20"/>
                <w:lang w:val="en-GB"/>
              </w:rPr>
            </w:pPr>
            <w:r w:rsidRPr="00772D5B">
              <w:rPr>
                <w:sz w:val="20"/>
                <w:szCs w:val="20"/>
                <w:lang w:val="en-GB"/>
              </w:rPr>
              <w:t xml:space="preserve">This field displays the files related to the </w:t>
            </w:r>
            <w:ins w:id="171" w:author="VANDEN BULCKE Peter (DIGIT-EXT)" w:date="2018-07-30T16:31:00Z">
              <w:r w:rsidR="00D95107" w:rsidRPr="006D4E1B">
                <w:rPr>
                  <w:sz w:val="20"/>
                  <w:szCs w:val="20"/>
                  <w:lang w:val="en-GB"/>
                  <w:rPrChange w:id="172" w:author="VANDEN BULCKE Peter (DIGIT-EXT)" w:date="2018-07-30T16:32:00Z">
                    <w:rPr>
                      <w:lang w:val="en-GB"/>
                    </w:rPr>
                  </w:rPrChange>
                </w:rPr>
                <w:t>Invoice</w:t>
              </w:r>
              <w:r w:rsidR="00D95107" w:rsidRPr="006D4E1B">
                <w:rPr>
                  <w:rFonts w:ascii="Arial" w:hAnsi="Arial"/>
                  <w:sz w:val="20"/>
                  <w:szCs w:val="20"/>
                  <w:lang w:val="en-GB"/>
                  <w:rPrChange w:id="173" w:author="VANDEN BULCKE Peter (DIGIT-EXT)" w:date="2018-07-30T16:32:00Z">
                    <w:rPr>
                      <w:rFonts w:ascii="Arial" w:hAnsi="Arial"/>
                      <w:lang w:val="en-GB"/>
                    </w:rPr>
                  </w:rPrChange>
                </w:rPr>
                <w:t> </w:t>
              </w:r>
              <w:r w:rsidR="00D95107" w:rsidRPr="006D4E1B">
                <w:rPr>
                  <w:sz w:val="20"/>
                  <w:szCs w:val="20"/>
                  <w:lang w:val="en-GB"/>
                  <w:rPrChange w:id="174" w:author="VANDEN BULCKE Peter (DIGIT-EXT)" w:date="2018-07-30T16:32:00Z">
                    <w:rPr>
                      <w:lang w:val="en-GB"/>
                    </w:rPr>
                  </w:rPrChange>
                </w:rPr>
                <w:t>/</w:t>
              </w:r>
              <w:r w:rsidR="00D95107" w:rsidRPr="006D4E1B">
                <w:rPr>
                  <w:rFonts w:ascii="Arial" w:hAnsi="Arial"/>
                  <w:sz w:val="20"/>
                  <w:szCs w:val="20"/>
                  <w:lang w:val="en-GB"/>
                  <w:rPrChange w:id="175" w:author="VANDEN BULCKE Peter (DIGIT-EXT)" w:date="2018-07-30T16:32:00Z">
                    <w:rPr>
                      <w:rFonts w:ascii="Arial" w:hAnsi="Arial"/>
                      <w:lang w:val="en-GB"/>
                    </w:rPr>
                  </w:rPrChange>
                </w:rPr>
                <w:t> </w:t>
              </w:r>
              <w:r w:rsidR="00D95107" w:rsidRPr="006D4E1B">
                <w:rPr>
                  <w:sz w:val="20"/>
                  <w:szCs w:val="20"/>
                  <w:lang w:val="en-GB"/>
                  <w:rPrChange w:id="176" w:author="VANDEN BULCKE Peter (DIGIT-EXT)" w:date="2018-07-30T16:32:00Z">
                    <w:rPr>
                      <w:lang w:val="en-GB"/>
                    </w:rPr>
                  </w:rPrChange>
                </w:rPr>
                <w:t>Credit</w:t>
              </w:r>
              <w:r w:rsidR="00D95107" w:rsidRPr="006D4E1B">
                <w:rPr>
                  <w:rFonts w:ascii="Arial" w:hAnsi="Arial"/>
                  <w:sz w:val="20"/>
                  <w:szCs w:val="20"/>
                  <w:lang w:val="en-GB"/>
                  <w:rPrChange w:id="177" w:author="VANDEN BULCKE Peter (DIGIT-EXT)" w:date="2018-07-30T16:32:00Z">
                    <w:rPr>
                      <w:rFonts w:ascii="Arial" w:hAnsi="Arial"/>
                      <w:lang w:val="en-GB"/>
                    </w:rPr>
                  </w:rPrChange>
                </w:rPr>
                <w:t> </w:t>
              </w:r>
              <w:r w:rsidR="00D95107" w:rsidRPr="006D4E1B">
                <w:rPr>
                  <w:sz w:val="20"/>
                  <w:szCs w:val="20"/>
                  <w:lang w:val="en-GB"/>
                  <w:rPrChange w:id="178" w:author="VANDEN BULCKE Peter (DIGIT-EXT)" w:date="2018-07-30T16:32:00Z">
                    <w:rPr>
                      <w:lang w:val="en-GB"/>
                    </w:rPr>
                  </w:rPrChange>
                </w:rPr>
                <w:t>Note</w:t>
              </w:r>
              <w:r w:rsidR="00D95107" w:rsidRPr="006D4E1B">
                <w:rPr>
                  <w:rFonts w:ascii="Arial" w:hAnsi="Arial"/>
                  <w:sz w:val="20"/>
                  <w:szCs w:val="20"/>
                  <w:lang w:val="en-GB"/>
                  <w:rPrChange w:id="179" w:author="VANDEN BULCKE Peter (DIGIT-EXT)" w:date="2018-07-30T16:32:00Z">
                    <w:rPr>
                      <w:rFonts w:ascii="Arial" w:hAnsi="Arial"/>
                      <w:lang w:val="en-GB"/>
                    </w:rPr>
                  </w:rPrChange>
                </w:rPr>
                <w:t> </w:t>
              </w:r>
              <w:r w:rsidR="00D95107" w:rsidRPr="006D4E1B">
                <w:rPr>
                  <w:sz w:val="20"/>
                  <w:szCs w:val="20"/>
                  <w:lang w:val="en-GB"/>
                  <w:rPrChange w:id="180" w:author="VANDEN BULCKE Peter (DIGIT-EXT)" w:date="2018-07-30T16:32:00Z">
                    <w:rPr>
                      <w:lang w:val="en-GB"/>
                    </w:rPr>
                  </w:rPrChange>
                </w:rPr>
                <w:t>message</w:t>
              </w:r>
            </w:ins>
            <w:del w:id="181" w:author="VANDEN BULCKE Peter (DIGIT-EXT)" w:date="2018-07-30T16:31:00Z">
              <w:r w:rsidRPr="006D4E1B" w:rsidDel="00D95107">
                <w:rPr>
                  <w:sz w:val="20"/>
                  <w:szCs w:val="20"/>
                  <w:lang w:val="en-GB"/>
                </w:rPr>
                <w:delText>message</w:delText>
              </w:r>
            </w:del>
            <w:r w:rsidRPr="00772D5B">
              <w:rPr>
                <w:sz w:val="20"/>
                <w:szCs w:val="20"/>
                <w:lang w:val="en-GB"/>
              </w:rPr>
              <w:t xml:space="preserve">, and individual check boxes. </w:t>
            </w:r>
          </w:p>
          <w:p w:rsidR="005D0BE7" w:rsidRPr="00901EA4" w:rsidRDefault="005D0BE7" w:rsidP="000E6C68">
            <w:pPr>
              <w:pStyle w:val="Introduction"/>
              <w:spacing w:after="0" w:line="240" w:lineRule="auto"/>
              <w:jc w:val="left"/>
              <w:rPr>
                <w:sz w:val="20"/>
                <w:szCs w:val="20"/>
                <w:lang w:val="en-GB"/>
              </w:rPr>
            </w:pPr>
            <w:r w:rsidRPr="00901EA4">
              <w:rPr>
                <w:sz w:val="20"/>
                <w:szCs w:val="20"/>
                <w:lang w:val="en-GB"/>
              </w:rPr>
              <w:t xml:space="preserve">Files in this field can be downloaded. </w:t>
            </w:r>
          </w:p>
        </w:tc>
      </w:tr>
      <w:tr w:rsidR="005D0BE7" w:rsidRPr="00936A5B"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8</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Download selected files</w:t>
            </w:r>
          </w:p>
        </w:tc>
        <w:tc>
          <w:tcPr>
            <w:tcW w:w="5103" w:type="dxa"/>
            <w:shd w:val="clear" w:color="auto" w:fill="A0D7EA"/>
            <w:vAlign w:val="center"/>
          </w:tcPr>
          <w:p w:rsidR="005D0BE7" w:rsidRPr="00901EA4" w:rsidRDefault="005D0BE7" w:rsidP="000E6C68">
            <w:pPr>
              <w:pStyle w:val="Introduction"/>
              <w:spacing w:after="0" w:line="240" w:lineRule="auto"/>
              <w:jc w:val="left"/>
              <w:rPr>
                <w:sz w:val="20"/>
                <w:szCs w:val="20"/>
                <w:lang w:val="en-GB"/>
              </w:rPr>
            </w:pPr>
            <w:r w:rsidRPr="00901EA4">
              <w:rPr>
                <w:sz w:val="20"/>
                <w:szCs w:val="20"/>
                <w:lang w:val="en-GB"/>
              </w:rPr>
              <w:t xml:space="preserve">Click this button to collect the selected files in a Bundle and download it to the browser's default Downloads location. </w:t>
            </w:r>
          </w:p>
        </w:tc>
      </w:tr>
      <w:tr w:rsidR="005D0BE7" w:rsidRPr="00936A5B"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9</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Return to messages</w:t>
            </w:r>
          </w:p>
        </w:tc>
        <w:tc>
          <w:tcPr>
            <w:tcW w:w="5103" w:type="dxa"/>
            <w:shd w:val="clear" w:color="auto" w:fill="A0D7EA"/>
            <w:vAlign w:val="center"/>
          </w:tcPr>
          <w:p w:rsidR="005D0BE7" w:rsidRPr="00901EA4" w:rsidRDefault="005D0BE7" w:rsidP="000E6C68">
            <w:pPr>
              <w:pStyle w:val="Introduction"/>
              <w:spacing w:after="0" w:line="240" w:lineRule="auto"/>
              <w:jc w:val="left"/>
              <w:rPr>
                <w:sz w:val="20"/>
                <w:szCs w:val="20"/>
                <w:lang w:val="en-GB"/>
              </w:rPr>
            </w:pPr>
            <w:r w:rsidRPr="00901EA4">
              <w:rPr>
                <w:sz w:val="20"/>
                <w:szCs w:val="20"/>
                <w:lang w:val="en-GB"/>
              </w:rPr>
              <w:t xml:space="preserve">Click this button to return to the Inbox.  </w:t>
            </w:r>
          </w:p>
        </w:tc>
      </w:tr>
    </w:tbl>
    <w:p w:rsidR="005D0BE7" w:rsidRPr="005D0BE7" w:rsidRDefault="005D0BE7" w:rsidP="005D0BE7">
      <w:pPr>
        <w:pStyle w:val="Default"/>
        <w:rPr>
          <w:lang w:eastAsia="en-GB"/>
        </w:rPr>
      </w:pPr>
    </w:p>
    <w:p w:rsidR="00C7268D" w:rsidRPr="004B4927" w:rsidRDefault="00C7268D" w:rsidP="00901EA4">
      <w:pPr>
        <w:pStyle w:val="Picture"/>
        <w:rPr>
          <w:lang w:eastAsia="en-GB"/>
        </w:rPr>
      </w:pPr>
      <w:r w:rsidRPr="004B4927">
        <w:rPr>
          <w:noProof/>
          <w:lang w:eastAsia="en-GB"/>
        </w:rPr>
        <w:drawing>
          <wp:inline distT="0" distB="0" distL="0" distR="0" wp14:anchorId="2C4F178B" wp14:editId="714701FD">
            <wp:extent cx="5738400" cy="5572800"/>
            <wp:effectExtent l="0" t="0" r="0" b="889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rec_mess.png"/>
                    <pic:cNvPicPr/>
                  </pic:nvPicPr>
                  <pic:blipFill>
                    <a:blip r:embed="rId42">
                      <a:extLst>
                        <a:ext uri="{28A0092B-C50C-407E-A947-70E740481C1C}">
                          <a14:useLocalDpi xmlns:a14="http://schemas.microsoft.com/office/drawing/2010/main"/>
                        </a:ext>
                      </a:extLst>
                    </a:blip>
                    <a:stretch>
                      <a:fillRect/>
                    </a:stretch>
                  </pic:blipFill>
                  <pic:spPr>
                    <a:xfrm>
                      <a:off x="0" y="0"/>
                      <a:ext cx="5738400" cy="5572800"/>
                    </a:xfrm>
                    <a:prstGeom prst="rect">
                      <a:avLst/>
                    </a:prstGeom>
                  </pic:spPr>
                </pic:pic>
              </a:graphicData>
            </a:graphic>
          </wp:inline>
        </w:drawing>
      </w:r>
    </w:p>
    <w:p w:rsidR="00C7268D" w:rsidRPr="004B4927" w:rsidRDefault="00C7268D" w:rsidP="00AA717C">
      <w:pPr>
        <w:pStyle w:val="Captionfigures"/>
        <w:rPr>
          <w:lang w:eastAsia="en-GB"/>
        </w:rPr>
      </w:pPr>
      <w:bookmarkStart w:id="182" w:name="_Ref519255358"/>
      <w:r w:rsidRPr="004B4927">
        <w:rPr>
          <w:lang w:eastAsia="en-GB"/>
        </w:rPr>
        <w:t>Received Message window</w:t>
      </w:r>
      <w:bookmarkEnd w:id="182"/>
      <w:r w:rsidRPr="004B4927">
        <w:rPr>
          <w:lang w:eastAsia="en-GB"/>
        </w:rPr>
        <w:t xml:space="preserve"> </w:t>
      </w:r>
    </w:p>
    <w:p w:rsidR="00EA20F0" w:rsidRPr="004B4927" w:rsidRDefault="00EA20F0" w:rsidP="00C7268D">
      <w:pPr>
        <w:rPr>
          <w:lang w:val="en-GB" w:eastAsia="en-GB"/>
        </w:rPr>
      </w:pPr>
    </w:p>
    <w:p w:rsidR="009826A8" w:rsidRPr="0097646C" w:rsidRDefault="001634E3" w:rsidP="00C17179">
      <w:pPr>
        <w:pStyle w:val="Heading2"/>
      </w:pPr>
      <w:bookmarkStart w:id="183" w:name="_Ref519259935"/>
      <w:bookmarkStart w:id="184" w:name="_Toc520732519"/>
      <w:r w:rsidRPr="001634E3">
        <w:t>Downloading Invoices</w:t>
      </w:r>
      <w:r w:rsidR="000425BA">
        <w:t xml:space="preserve"> </w:t>
      </w:r>
      <w:r w:rsidRPr="001634E3">
        <w:t>/ Credit Notes and related Attachments</w:t>
      </w:r>
      <w:bookmarkEnd w:id="183"/>
      <w:bookmarkEnd w:id="184"/>
      <w:r w:rsidRPr="001634E3">
        <w:t xml:space="preserve"> </w:t>
      </w:r>
    </w:p>
    <w:p w:rsidR="00D1097D" w:rsidRPr="004B4927" w:rsidRDefault="009826A8" w:rsidP="00256F5B">
      <w:pPr>
        <w:rPr>
          <w:lang w:val="en-GB"/>
        </w:rPr>
      </w:pPr>
      <w:r w:rsidRPr="004B4927">
        <w:rPr>
          <w:rFonts w:cs="Arial"/>
          <w:noProof/>
          <w:lang w:val="en-GB" w:eastAsia="en-GB"/>
        </w:rPr>
        <w:t xml:space="preserve">The </w:t>
      </w:r>
      <w:r w:rsidR="00757D27">
        <w:rPr>
          <w:lang w:val="en-GB"/>
        </w:rPr>
        <w:t>eInvoicing Viewer o</w:t>
      </w:r>
      <w:r w:rsidRPr="004B4927">
        <w:rPr>
          <w:lang w:val="en-GB"/>
        </w:rPr>
        <w:t xml:space="preserve">ffers </w:t>
      </w:r>
      <w:r w:rsidR="00D1097D" w:rsidRPr="004B4927">
        <w:rPr>
          <w:lang w:val="en-GB"/>
        </w:rPr>
        <w:t xml:space="preserve">the possibility to download files attached to the messages that it displays. </w:t>
      </w:r>
    </w:p>
    <w:p w:rsidR="00D1097D" w:rsidRPr="004B4927" w:rsidRDefault="00D1097D" w:rsidP="00D1097D">
      <w:pPr>
        <w:pStyle w:val="procedurestartnologo"/>
      </w:pPr>
      <w:r w:rsidRPr="004B4927">
        <w:rPr>
          <w:rFonts w:cs="Arial"/>
          <w:noProof/>
          <w:lang w:eastAsia="en-GB"/>
        </w:rPr>
        <w:t xml:space="preserve">To download </w:t>
      </w:r>
      <w:r w:rsidRPr="004B4927">
        <w:t xml:space="preserve">files attached, proceed as follows: </w:t>
      </w:r>
    </w:p>
    <w:p w:rsidR="00EB4A31" w:rsidRPr="004B4927" w:rsidRDefault="001B78EB" w:rsidP="009915BA">
      <w:pPr>
        <w:pStyle w:val="Number"/>
        <w:numPr>
          <w:ilvl w:val="0"/>
          <w:numId w:val="10"/>
        </w:numPr>
      </w:pPr>
      <w:r w:rsidRPr="004B4927">
        <w:t xml:space="preserve">In the </w:t>
      </w:r>
      <w:r w:rsidRPr="004B4927">
        <w:rPr>
          <w:rStyle w:val="TitleWindowChar"/>
        </w:rPr>
        <w:t>Received Message</w:t>
      </w:r>
      <w:r w:rsidRPr="004B4927">
        <w:t xml:space="preserve"> window</w:t>
      </w:r>
      <w:r w:rsidR="00EB4A31" w:rsidRPr="004B4927">
        <w:t xml:space="preserve"> navigate to </w:t>
      </w:r>
      <w:r w:rsidRPr="004B4927">
        <w:t>the List of Files pane</w:t>
      </w:r>
      <w:r w:rsidR="00EB4A31" w:rsidRPr="004B4927">
        <w:t xml:space="preserve">. </w:t>
      </w:r>
    </w:p>
    <w:p w:rsidR="00EB4A31" w:rsidRPr="004B4927" w:rsidRDefault="00EB4A31" w:rsidP="00AA717C">
      <w:pPr>
        <w:pStyle w:val="Numbernonum"/>
      </w:pPr>
      <w:r w:rsidRPr="004B4927">
        <w:rPr>
          <w:noProof/>
        </w:rPr>
        <w:t xml:space="preserve">The </w:t>
      </w:r>
      <w:r w:rsidRPr="004B4927">
        <w:rPr>
          <w:noProof/>
          <w:lang w:eastAsia="en-GB"/>
        </w:rPr>
        <w:t xml:space="preserve">"Select all" </w:t>
      </w:r>
      <w:r w:rsidR="0037752B" w:rsidRPr="004B4927">
        <w:rPr>
          <w:noProof/>
        </w:rPr>
        <w:t>checkbox</w:t>
      </w:r>
      <w:r w:rsidR="0037752B" w:rsidRPr="004B4927">
        <w:rPr>
          <w:noProof/>
          <w:lang w:eastAsia="en-GB"/>
        </w:rPr>
        <w:t xml:space="preserve"> </w:t>
      </w:r>
      <w:r w:rsidRPr="004B4927">
        <w:rPr>
          <w:noProof/>
        </w:rPr>
        <w:t xml:space="preserve">is checked by deault. </w:t>
      </w:r>
    </w:p>
    <w:p w:rsidR="00EB4A31" w:rsidRPr="004B4927" w:rsidRDefault="00EB4A31" w:rsidP="009915BA">
      <w:pPr>
        <w:pStyle w:val="Number"/>
        <w:numPr>
          <w:ilvl w:val="0"/>
          <w:numId w:val="10"/>
        </w:numPr>
      </w:pPr>
      <w:r w:rsidRPr="004B4927">
        <w:t xml:space="preserve">In the </w:t>
      </w:r>
      <w:r w:rsidRPr="004B4927">
        <w:rPr>
          <w:rStyle w:val="TitleWindowChar"/>
        </w:rPr>
        <w:t>List of Files</w:t>
      </w:r>
      <w:r w:rsidRPr="004B4927">
        <w:t xml:space="preserve"> pane, if necessary, </w:t>
      </w:r>
      <w:r w:rsidRPr="004B4927">
        <w:rPr>
          <w:b/>
        </w:rPr>
        <w:t>un</w:t>
      </w:r>
      <w:r w:rsidR="0037752B" w:rsidRPr="004B4927">
        <w:rPr>
          <w:b/>
        </w:rPr>
        <w:t xml:space="preserve">check </w:t>
      </w:r>
      <w:r w:rsidRPr="004B4927">
        <w:rPr>
          <w:noProof/>
        </w:rPr>
        <w:t xml:space="preserve">the "Select all" </w:t>
      </w:r>
      <w:r w:rsidR="0037752B" w:rsidRPr="004B4927">
        <w:rPr>
          <w:noProof/>
        </w:rPr>
        <w:t>checkbox</w:t>
      </w:r>
      <w:r w:rsidRPr="004B4927">
        <w:t xml:space="preserve">, and </w:t>
      </w:r>
      <w:r w:rsidR="0037752B" w:rsidRPr="004B4927">
        <w:rPr>
          <w:b/>
        </w:rPr>
        <w:t>check</w:t>
      </w:r>
      <w:r w:rsidRPr="004B4927">
        <w:t xml:space="preserve"> only those files you want to download. </w:t>
      </w:r>
    </w:p>
    <w:p w:rsidR="00EB4A31" w:rsidRPr="004B4927" w:rsidRDefault="00EB4A31" w:rsidP="009915BA">
      <w:pPr>
        <w:pStyle w:val="Number"/>
        <w:numPr>
          <w:ilvl w:val="0"/>
          <w:numId w:val="10"/>
        </w:numPr>
      </w:pPr>
      <w:r w:rsidRPr="004B4927">
        <w:rPr>
          <w:rStyle w:val="TitlebuttonChar"/>
          <w:b w:val="0"/>
        </w:rPr>
        <w:t xml:space="preserve">Click </w:t>
      </w:r>
      <w:r w:rsidRPr="004B4927">
        <w:t>the</w:t>
      </w:r>
      <w:r w:rsidRPr="004B4927">
        <w:rPr>
          <w:rStyle w:val="TitlebuttonChar"/>
          <w:b w:val="0"/>
        </w:rPr>
        <w:t xml:space="preserve"> </w:t>
      </w:r>
      <w:r w:rsidRPr="004B4927">
        <w:rPr>
          <w:rStyle w:val="TitlebuttonChar"/>
        </w:rPr>
        <w:t>Download selected files</w:t>
      </w:r>
      <w:r w:rsidRPr="004B4927">
        <w:t xml:space="preserve"> button. </w:t>
      </w:r>
    </w:p>
    <w:p w:rsidR="004B4927" w:rsidRPr="004B4927" w:rsidRDefault="004B4927" w:rsidP="00AA717C">
      <w:pPr>
        <w:pStyle w:val="Numbernonum"/>
        <w:rPr>
          <w:noProof/>
          <w:lang w:eastAsia="en-GB"/>
        </w:rPr>
      </w:pPr>
      <w:r w:rsidRPr="004B4927">
        <w:rPr>
          <w:noProof/>
          <w:lang w:eastAsia="en-GB"/>
        </w:rPr>
        <w:t xml:space="preserve">The selected file(s) is/are collected in a </w:t>
      </w:r>
      <w:r w:rsidRPr="004B4927">
        <w:rPr>
          <w:rStyle w:val="TitlebuttonChar"/>
        </w:rPr>
        <w:t>Bundle</w:t>
      </w:r>
      <w:r w:rsidRPr="004B4927">
        <w:rPr>
          <w:noProof/>
          <w:lang w:eastAsia="en-GB"/>
        </w:rPr>
        <w:t xml:space="preserve">. </w:t>
      </w:r>
    </w:p>
    <w:p w:rsidR="005F7210" w:rsidRPr="004B4927" w:rsidRDefault="00CA3505" w:rsidP="00AA717C">
      <w:pPr>
        <w:pStyle w:val="Numbernonum"/>
        <w:rPr>
          <w:noProof/>
          <w:lang w:eastAsia="en-GB"/>
        </w:rPr>
      </w:pPr>
      <w:r w:rsidRPr="004B4927">
        <w:rPr>
          <w:noProof/>
          <w:lang w:eastAsia="en-GB"/>
        </w:rPr>
        <w:t xml:space="preserve">The </w:t>
      </w:r>
      <w:r w:rsidRPr="004B4927">
        <w:rPr>
          <w:rStyle w:val="TitleWindowChar"/>
        </w:rPr>
        <w:t>D</w:t>
      </w:r>
      <w:r w:rsidRPr="004B4927">
        <w:rPr>
          <w:rStyle w:val="TitleWindowChar"/>
          <w:lang w:eastAsia="en-GB"/>
        </w:rPr>
        <w:t>ownload progress bar</w:t>
      </w:r>
      <w:r w:rsidRPr="004B4927">
        <w:rPr>
          <w:noProof/>
          <w:lang w:eastAsia="en-GB"/>
        </w:rPr>
        <w:t xml:space="preserve"> dialog box is displayed. </w:t>
      </w:r>
    </w:p>
    <w:p w:rsidR="003A025F" w:rsidRPr="004B4927" w:rsidRDefault="003A025F" w:rsidP="00901EA4">
      <w:pPr>
        <w:pStyle w:val="Picture"/>
        <w:rPr>
          <w:noProof/>
          <w:lang w:eastAsia="en-GB"/>
        </w:rPr>
      </w:pPr>
      <w:r w:rsidRPr="004B4927">
        <w:rPr>
          <w:noProof/>
          <w:lang w:eastAsia="en-GB"/>
        </w:rPr>
        <w:drawing>
          <wp:inline distT="0" distB="0" distL="0" distR="0" wp14:anchorId="13BC661E" wp14:editId="3DA64864">
            <wp:extent cx="4320000" cy="2167200"/>
            <wp:effectExtent l="0" t="0" r="4445" b="5080"/>
            <wp:docPr id="30" name="Picture 30" descr="\\NET1.cec.eu.int\homes\101\popesvi\Desktop\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1.cec.eu.int\homes\101\popesvi\Desktop\del\4.png"/>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4320000" cy="2167200"/>
                    </a:xfrm>
                    <a:prstGeom prst="rect">
                      <a:avLst/>
                    </a:prstGeom>
                    <a:noFill/>
                    <a:ln>
                      <a:noFill/>
                    </a:ln>
                  </pic:spPr>
                </pic:pic>
              </a:graphicData>
            </a:graphic>
          </wp:inline>
        </w:drawing>
      </w:r>
    </w:p>
    <w:p w:rsidR="003A025F" w:rsidRPr="004B4927" w:rsidRDefault="00D85964" w:rsidP="00AA717C">
      <w:pPr>
        <w:pStyle w:val="Captionfigures"/>
      </w:pPr>
      <w:r w:rsidRPr="004B4927">
        <w:t>Download progress bar dialog box</w:t>
      </w:r>
    </w:p>
    <w:p w:rsidR="00AB61D1" w:rsidRPr="004B4927" w:rsidRDefault="00AB61D1" w:rsidP="00256F5B">
      <w:pPr>
        <w:tabs>
          <w:tab w:val="left" w:pos="9923"/>
        </w:tabs>
        <w:rPr>
          <w:rFonts w:cs="Arial"/>
          <w:lang w:val="en-GB"/>
        </w:rPr>
      </w:pPr>
    </w:p>
    <w:p w:rsidR="00C03F8E" w:rsidRPr="004B4927" w:rsidRDefault="00C03F8E" w:rsidP="004B4927">
      <w:pPr>
        <w:pStyle w:val="Remark"/>
      </w:pPr>
      <w:r w:rsidRPr="004B4927">
        <w:t>NOTE</w:t>
      </w:r>
    </w:p>
    <w:p w:rsidR="0037752B" w:rsidRPr="004B4927" w:rsidRDefault="0037752B" w:rsidP="00256F5B">
      <w:pPr>
        <w:tabs>
          <w:tab w:val="left" w:pos="9923"/>
        </w:tabs>
        <w:rPr>
          <w:rFonts w:cs="Arial"/>
          <w:lang w:val="en-GB"/>
        </w:rPr>
      </w:pPr>
      <w:r w:rsidRPr="004B4927">
        <w:rPr>
          <w:rFonts w:cs="Arial"/>
          <w:lang w:val="en-GB"/>
        </w:rPr>
        <w:t xml:space="preserve">The </w:t>
      </w:r>
      <w:r w:rsidR="001F3661" w:rsidRPr="004B4927">
        <w:rPr>
          <w:rStyle w:val="TitleWindowChar"/>
          <w:lang w:val="en-GB"/>
        </w:rPr>
        <w:t>D</w:t>
      </w:r>
      <w:r w:rsidR="001F3661" w:rsidRPr="004B4927">
        <w:rPr>
          <w:rStyle w:val="TitleWindowChar"/>
          <w:lang w:val="en-GB" w:eastAsia="en-GB"/>
        </w:rPr>
        <w:t>ownload progress bar</w:t>
      </w:r>
      <w:r w:rsidR="001F3661" w:rsidRPr="004B4927">
        <w:rPr>
          <w:noProof/>
          <w:lang w:val="en-GB" w:eastAsia="en-GB"/>
        </w:rPr>
        <w:t xml:space="preserve"> dialog box has 3 </w:t>
      </w:r>
      <w:r w:rsidRPr="004B4927">
        <w:rPr>
          <w:rFonts w:cs="Arial"/>
          <w:lang w:val="en-GB"/>
        </w:rPr>
        <w:t xml:space="preserve">progress bars </w:t>
      </w:r>
      <w:r w:rsidR="001F3661" w:rsidRPr="004B4927">
        <w:rPr>
          <w:rFonts w:cs="Arial"/>
          <w:lang w:val="en-GB"/>
        </w:rPr>
        <w:t xml:space="preserve">that </w:t>
      </w:r>
      <w:r w:rsidRPr="004B4927">
        <w:rPr>
          <w:rFonts w:cs="Arial"/>
          <w:lang w:val="en-GB"/>
        </w:rPr>
        <w:t xml:space="preserve">denote the </w:t>
      </w:r>
      <w:r w:rsidR="00C03F8E" w:rsidRPr="004B4927">
        <w:rPr>
          <w:rFonts w:cs="Arial"/>
          <w:lang w:val="en-GB"/>
        </w:rPr>
        <w:t>following</w:t>
      </w:r>
      <w:r w:rsidRPr="004B4927">
        <w:rPr>
          <w:rFonts w:cs="Arial"/>
          <w:lang w:val="en-GB"/>
        </w:rPr>
        <w:t xml:space="preserve"> actions</w:t>
      </w:r>
      <w:r w:rsidR="001F3661" w:rsidRPr="004B4927">
        <w:rPr>
          <w:rFonts w:cs="Arial"/>
          <w:lang w:val="en-GB"/>
        </w:rPr>
        <w:t xml:space="preserve">: </w:t>
      </w:r>
    </w:p>
    <w:p w:rsidR="0037752B" w:rsidRPr="004B4927" w:rsidRDefault="0037752B" w:rsidP="009915BA">
      <w:pPr>
        <w:pStyle w:val="ListParagraph"/>
        <w:numPr>
          <w:ilvl w:val="1"/>
          <w:numId w:val="12"/>
        </w:numPr>
        <w:rPr>
          <w:noProof/>
          <w:sz w:val="24"/>
          <w:szCs w:val="24"/>
          <w:lang w:val="en-GB" w:eastAsia="en-GB"/>
        </w:rPr>
      </w:pPr>
      <w:r w:rsidRPr="004B4927">
        <w:rPr>
          <w:noProof/>
          <w:sz w:val="24"/>
          <w:szCs w:val="24"/>
          <w:lang w:val="en-GB" w:eastAsia="en-GB"/>
        </w:rPr>
        <w:t xml:space="preserve">file downloading </w:t>
      </w:r>
    </w:p>
    <w:p w:rsidR="0037752B" w:rsidRPr="004B4927" w:rsidRDefault="0037752B" w:rsidP="009915BA">
      <w:pPr>
        <w:pStyle w:val="ListParagraph"/>
        <w:numPr>
          <w:ilvl w:val="1"/>
          <w:numId w:val="12"/>
        </w:numPr>
        <w:rPr>
          <w:noProof/>
          <w:sz w:val="24"/>
          <w:szCs w:val="24"/>
          <w:lang w:val="en-GB" w:eastAsia="en-GB"/>
        </w:rPr>
      </w:pPr>
      <w:r w:rsidRPr="004B4927">
        <w:rPr>
          <w:noProof/>
          <w:sz w:val="24"/>
          <w:szCs w:val="24"/>
          <w:lang w:val="en-GB" w:eastAsia="en-GB"/>
        </w:rPr>
        <w:t>file integrity verification</w:t>
      </w:r>
    </w:p>
    <w:p w:rsidR="0037752B" w:rsidRDefault="0037752B" w:rsidP="009915BA">
      <w:pPr>
        <w:pStyle w:val="ListParagraph"/>
        <w:numPr>
          <w:ilvl w:val="1"/>
          <w:numId w:val="12"/>
        </w:numPr>
        <w:rPr>
          <w:noProof/>
          <w:sz w:val="24"/>
          <w:szCs w:val="24"/>
          <w:lang w:val="en-GB" w:eastAsia="en-GB"/>
        </w:rPr>
      </w:pPr>
      <w:r w:rsidRPr="004B4927">
        <w:rPr>
          <w:noProof/>
          <w:sz w:val="24"/>
          <w:szCs w:val="24"/>
          <w:lang w:val="en-GB" w:eastAsia="en-GB"/>
        </w:rPr>
        <w:t>file archiving</w:t>
      </w:r>
    </w:p>
    <w:p w:rsidR="00FC5894" w:rsidRPr="004B4927" w:rsidRDefault="00FC5894" w:rsidP="00FC5894">
      <w:pPr>
        <w:rPr>
          <w:noProof/>
          <w:lang w:val="en-GB" w:eastAsia="en-GB"/>
        </w:rPr>
      </w:pPr>
    </w:p>
    <w:p w:rsidR="004A34B0" w:rsidRPr="004B4927" w:rsidRDefault="00CA0C10" w:rsidP="00CA0C10">
      <w:pPr>
        <w:pStyle w:val="Number"/>
      </w:pPr>
      <w:r w:rsidRPr="004B4927">
        <w:rPr>
          <w:rFonts w:cs="Arial"/>
        </w:rPr>
        <w:t xml:space="preserve">The </w:t>
      </w:r>
      <w:r w:rsidRPr="004B4927">
        <w:rPr>
          <w:rStyle w:val="TitleWindowChar"/>
        </w:rPr>
        <w:t>Download progress bar</w:t>
      </w:r>
      <w:r w:rsidRPr="004B4927">
        <w:rPr>
          <w:noProof/>
        </w:rPr>
        <w:t xml:space="preserve"> dialog box </w:t>
      </w:r>
      <w:r w:rsidR="004A34B0" w:rsidRPr="004B4927">
        <w:t>closes automatic</w:t>
      </w:r>
      <w:r w:rsidR="001F5E0C" w:rsidRPr="004B4927">
        <w:t>ally once the</w:t>
      </w:r>
      <w:r w:rsidR="004B4927">
        <w:t xml:space="preserve"> Bundle has </w:t>
      </w:r>
      <w:r w:rsidR="001F5E0C" w:rsidRPr="004B4927">
        <w:t>been down</w:t>
      </w:r>
      <w:r w:rsidR="004A34B0" w:rsidRPr="004B4927">
        <w:t>loaded.</w:t>
      </w:r>
    </w:p>
    <w:p w:rsidR="00C03F8E" w:rsidRPr="004B4927" w:rsidRDefault="00CA0C10" w:rsidP="00AA717C">
      <w:pPr>
        <w:pStyle w:val="Numbernonum"/>
        <w:rPr>
          <w:rFonts w:cs="Arial"/>
        </w:rPr>
      </w:pPr>
      <w:r w:rsidRPr="004B4927">
        <w:t xml:space="preserve">The </w:t>
      </w:r>
      <w:r w:rsidR="004B4927">
        <w:t xml:space="preserve">Bundle is </w:t>
      </w:r>
      <w:r w:rsidRPr="004B4927">
        <w:t xml:space="preserve">downloaded in </w:t>
      </w:r>
      <w:r w:rsidR="00C03F8E" w:rsidRPr="004B4927">
        <w:t xml:space="preserve">the </w:t>
      </w:r>
      <w:r w:rsidR="00C03F8E" w:rsidRPr="004B4927">
        <w:rPr>
          <w:b/>
        </w:rPr>
        <w:t>browser's default Downloads</w:t>
      </w:r>
      <w:r w:rsidR="00C03F8E" w:rsidRPr="004B4927">
        <w:t xml:space="preserve"> location.</w:t>
      </w:r>
    </w:p>
    <w:p w:rsidR="002A5DC0" w:rsidRPr="004B4927" w:rsidRDefault="002A5DC0" w:rsidP="00901EA4">
      <w:pPr>
        <w:pStyle w:val="Picture"/>
      </w:pPr>
      <w:r w:rsidRPr="004B4927">
        <w:rPr>
          <w:noProof/>
          <w:lang w:eastAsia="en-GB"/>
        </w:rPr>
        <w:drawing>
          <wp:inline distT="0" distB="0" distL="0" distR="0" wp14:anchorId="054CEF71" wp14:editId="738A7E38">
            <wp:extent cx="4320000" cy="227880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1.cec.eu.int\homes\101\popesvi\Desktop\del\6.png"/>
                    <pic:cNvPicPr>
                      <a:picLocks noChangeAspect="1" noChangeArrowheads="1"/>
                    </pic:cNvPicPr>
                  </pic:nvPicPr>
                  <pic:blipFill>
                    <a:blip r:embed="rId44" cstate="print">
                      <a:extLst>
                        <a:ext uri="{28A0092B-C50C-407E-A947-70E740481C1C}">
                          <a14:useLocalDpi xmlns:a14="http://schemas.microsoft.com/office/drawing/2010/main"/>
                        </a:ext>
                      </a:extLst>
                    </a:blip>
                    <a:stretch>
                      <a:fillRect/>
                    </a:stretch>
                  </pic:blipFill>
                  <pic:spPr bwMode="auto">
                    <a:xfrm>
                      <a:off x="0" y="0"/>
                      <a:ext cx="4320000" cy="2278800"/>
                    </a:xfrm>
                    <a:prstGeom prst="rect">
                      <a:avLst/>
                    </a:prstGeom>
                    <a:noFill/>
                    <a:ln>
                      <a:noFill/>
                    </a:ln>
                  </pic:spPr>
                </pic:pic>
              </a:graphicData>
            </a:graphic>
          </wp:inline>
        </w:drawing>
      </w:r>
    </w:p>
    <w:p w:rsidR="00D85964" w:rsidRPr="004B4927" w:rsidRDefault="00D85964" w:rsidP="00AA717C">
      <w:pPr>
        <w:pStyle w:val="Captionfigures"/>
      </w:pPr>
      <w:r w:rsidRPr="004B4927">
        <w:t>Downloaded files viewing</w:t>
      </w:r>
    </w:p>
    <w:p w:rsidR="00AB61D1" w:rsidRDefault="00AB61D1" w:rsidP="00256F5B">
      <w:pPr>
        <w:tabs>
          <w:tab w:val="left" w:pos="9923"/>
        </w:tabs>
        <w:rPr>
          <w:rFonts w:cs="Arial"/>
          <w:lang w:val="en-GB"/>
        </w:rPr>
      </w:pPr>
    </w:p>
    <w:p w:rsidR="00FC5894" w:rsidRPr="004B4927" w:rsidRDefault="00FC5894" w:rsidP="00256F5B">
      <w:pPr>
        <w:tabs>
          <w:tab w:val="left" w:pos="9923"/>
        </w:tabs>
        <w:rPr>
          <w:rFonts w:cs="Arial"/>
          <w:lang w:val="en-GB"/>
        </w:rPr>
      </w:pPr>
    </w:p>
    <w:p w:rsidR="00AD1063" w:rsidRPr="004B4927" w:rsidRDefault="00D85964" w:rsidP="00AD1063">
      <w:pPr>
        <w:pStyle w:val="Number"/>
      </w:pPr>
      <w:r w:rsidRPr="00A55977">
        <w:t xml:space="preserve">To </w:t>
      </w:r>
      <w:r w:rsidR="004B4927" w:rsidRPr="00A55977">
        <w:t>process</w:t>
      </w:r>
      <w:r w:rsidRPr="00A55977">
        <w:t xml:space="preserve"> the files </w:t>
      </w:r>
      <w:r w:rsidR="004B4927" w:rsidRPr="00A55977">
        <w:t xml:space="preserve">in the Bundle, </w:t>
      </w:r>
      <w:r w:rsidRPr="00A55977">
        <w:t xml:space="preserve">click the browser's downloads bar, </w:t>
      </w:r>
      <w:r w:rsidR="00AD1063" w:rsidRPr="00A55977">
        <w:t>and select one of</w:t>
      </w:r>
      <w:r w:rsidR="00AD1063" w:rsidRPr="004B4927">
        <w:t xml:space="preserve"> the following options:</w:t>
      </w:r>
    </w:p>
    <w:tbl>
      <w:tblPr>
        <w:tblStyle w:val="TableGrid"/>
        <w:tblW w:w="6804" w:type="dxa"/>
        <w:jc w:val="center"/>
        <w:shd w:val="clear" w:color="auto" w:fill="92D050"/>
        <w:tblLayout w:type="fixed"/>
        <w:tblCellMar>
          <w:top w:w="28" w:type="dxa"/>
          <w:left w:w="57" w:type="dxa"/>
          <w:bottom w:w="28" w:type="dxa"/>
          <w:right w:w="57" w:type="dxa"/>
        </w:tblCellMar>
        <w:tblLook w:val="04A0" w:firstRow="1" w:lastRow="0" w:firstColumn="1" w:lastColumn="0" w:noHBand="0" w:noVBand="1"/>
      </w:tblPr>
      <w:tblGrid>
        <w:gridCol w:w="3402"/>
        <w:gridCol w:w="3402"/>
      </w:tblGrid>
      <w:tr w:rsidR="00AD1063" w:rsidRPr="004B4927" w:rsidTr="006F3067">
        <w:trPr>
          <w:cnfStyle w:val="100000000000" w:firstRow="1" w:lastRow="0" w:firstColumn="0" w:lastColumn="0" w:oddVBand="0" w:evenVBand="0" w:oddHBand="0" w:evenHBand="0" w:firstRowFirstColumn="0" w:firstRowLastColumn="0" w:lastRowFirstColumn="0" w:lastRowLastColumn="0"/>
          <w:jc w:val="center"/>
        </w:trPr>
        <w:tc>
          <w:tcPr>
            <w:tcW w:w="3402" w:type="dxa"/>
            <w:shd w:val="clear" w:color="auto" w:fill="A0D7EA"/>
            <w:vAlign w:val="center"/>
          </w:tcPr>
          <w:p w:rsidR="00AD1063" w:rsidRPr="004B4927" w:rsidRDefault="005F3C79" w:rsidP="00AD1063">
            <w:pPr>
              <w:spacing w:after="0"/>
              <w:jc w:val="center"/>
              <w:rPr>
                <w:b/>
                <w:color w:val="auto"/>
                <w:szCs w:val="24"/>
                <w:lang w:val="en-GB"/>
              </w:rPr>
            </w:pPr>
            <w:r>
              <w:rPr>
                <w:b/>
                <w:color w:val="auto"/>
                <w:szCs w:val="24"/>
                <w:lang w:val="en-GB"/>
              </w:rPr>
              <w:t>Option</w:t>
            </w:r>
          </w:p>
        </w:tc>
        <w:tc>
          <w:tcPr>
            <w:tcW w:w="3402" w:type="dxa"/>
            <w:shd w:val="clear" w:color="auto" w:fill="A0D7EA"/>
            <w:vAlign w:val="center"/>
          </w:tcPr>
          <w:p w:rsidR="00AD1063" w:rsidRPr="004B4927" w:rsidRDefault="005F3C79" w:rsidP="00AD1063">
            <w:pPr>
              <w:spacing w:after="0"/>
              <w:jc w:val="center"/>
              <w:rPr>
                <w:b/>
                <w:color w:val="auto"/>
                <w:szCs w:val="24"/>
                <w:lang w:val="en-GB"/>
              </w:rPr>
            </w:pPr>
            <w:r>
              <w:rPr>
                <w:b/>
                <w:color w:val="auto"/>
                <w:szCs w:val="24"/>
                <w:lang w:val="en-GB"/>
              </w:rPr>
              <w:t>Actions</w:t>
            </w:r>
          </w:p>
        </w:tc>
      </w:tr>
      <w:tr w:rsidR="00AD1063" w:rsidRPr="004B4927" w:rsidTr="006F3067">
        <w:trPr>
          <w:jc w:val="center"/>
        </w:trPr>
        <w:tc>
          <w:tcPr>
            <w:tcW w:w="3402" w:type="dxa"/>
            <w:shd w:val="clear" w:color="auto" w:fill="A0D7EA"/>
            <w:vAlign w:val="center"/>
          </w:tcPr>
          <w:p w:rsidR="00AD1063" w:rsidRPr="005F3C79" w:rsidRDefault="00AD1063" w:rsidP="004B4927">
            <w:pPr>
              <w:pStyle w:val="Introduction"/>
              <w:spacing w:after="0" w:line="240" w:lineRule="auto"/>
              <w:jc w:val="left"/>
              <w:rPr>
                <w:sz w:val="20"/>
                <w:szCs w:val="20"/>
                <w:lang w:val="en-GB"/>
              </w:rPr>
            </w:pPr>
            <w:r w:rsidRPr="005F3C79">
              <w:rPr>
                <w:sz w:val="20"/>
                <w:szCs w:val="20"/>
                <w:lang w:val="en-GB"/>
              </w:rPr>
              <w:t xml:space="preserve">To </w:t>
            </w:r>
            <w:r w:rsidRPr="009315E1">
              <w:rPr>
                <w:b/>
                <w:sz w:val="20"/>
                <w:szCs w:val="20"/>
                <w:lang w:val="en-GB"/>
              </w:rPr>
              <w:t xml:space="preserve">view </w:t>
            </w:r>
            <w:r w:rsidR="004B4927" w:rsidRPr="009315E1">
              <w:rPr>
                <w:b/>
                <w:sz w:val="20"/>
                <w:szCs w:val="20"/>
                <w:lang w:val="en-GB"/>
              </w:rPr>
              <w:t>directly</w:t>
            </w:r>
            <w:r w:rsidRPr="005F3C79">
              <w:rPr>
                <w:sz w:val="20"/>
                <w:szCs w:val="20"/>
                <w:lang w:val="en-GB"/>
              </w:rPr>
              <w:t xml:space="preserve"> </w:t>
            </w:r>
          </w:p>
        </w:tc>
        <w:tc>
          <w:tcPr>
            <w:tcW w:w="3402" w:type="dxa"/>
            <w:shd w:val="clear" w:color="auto" w:fill="A0D7EA"/>
            <w:vAlign w:val="center"/>
          </w:tcPr>
          <w:p w:rsidR="00337E1C" w:rsidRPr="006F3067" w:rsidRDefault="004B4927" w:rsidP="009915BA">
            <w:pPr>
              <w:pStyle w:val="Number"/>
              <w:numPr>
                <w:ilvl w:val="0"/>
                <w:numId w:val="13"/>
              </w:numPr>
              <w:tabs>
                <w:tab w:val="clear" w:pos="426"/>
                <w:tab w:val="left" w:pos="284"/>
              </w:tabs>
              <w:rPr>
                <w:sz w:val="20"/>
                <w:szCs w:val="20"/>
              </w:rPr>
            </w:pPr>
            <w:r w:rsidRPr="009315E1">
              <w:rPr>
                <w:sz w:val="20"/>
                <w:szCs w:val="20"/>
              </w:rPr>
              <w:t>Select Open</w:t>
            </w:r>
            <w:r w:rsidR="00A50346" w:rsidRPr="009315E1">
              <w:rPr>
                <w:sz w:val="20"/>
                <w:szCs w:val="20"/>
              </w:rPr>
              <w:t xml:space="preserve"> </w:t>
            </w:r>
          </w:p>
        </w:tc>
      </w:tr>
      <w:tr w:rsidR="00AD1063" w:rsidRPr="00936A5B" w:rsidTr="006F3067">
        <w:trPr>
          <w:jc w:val="center"/>
        </w:trPr>
        <w:tc>
          <w:tcPr>
            <w:tcW w:w="3402" w:type="dxa"/>
            <w:shd w:val="clear" w:color="auto" w:fill="A0D7EA"/>
            <w:vAlign w:val="center"/>
          </w:tcPr>
          <w:p w:rsidR="00AD1063" w:rsidRPr="005F3C79" w:rsidRDefault="0095216F" w:rsidP="009315E1">
            <w:pPr>
              <w:pStyle w:val="Introduction"/>
              <w:spacing w:after="0" w:line="240" w:lineRule="auto"/>
              <w:jc w:val="left"/>
              <w:rPr>
                <w:sz w:val="20"/>
                <w:szCs w:val="20"/>
                <w:lang w:val="en-GB"/>
              </w:rPr>
            </w:pPr>
            <w:r w:rsidRPr="005F3C79">
              <w:rPr>
                <w:sz w:val="20"/>
                <w:szCs w:val="20"/>
                <w:lang w:val="en-GB"/>
              </w:rPr>
              <w:t xml:space="preserve">To view in the </w:t>
            </w:r>
            <w:r w:rsidRPr="009315E1">
              <w:rPr>
                <w:b/>
                <w:sz w:val="20"/>
                <w:szCs w:val="20"/>
                <w:lang w:val="en-GB"/>
              </w:rPr>
              <w:t>Downloads folder</w:t>
            </w:r>
            <w:r w:rsidR="00A50346" w:rsidRPr="005F3C79">
              <w:rPr>
                <w:sz w:val="20"/>
                <w:szCs w:val="20"/>
                <w:lang w:val="en-GB"/>
              </w:rPr>
              <w:t xml:space="preserve"> </w:t>
            </w:r>
          </w:p>
        </w:tc>
        <w:tc>
          <w:tcPr>
            <w:tcW w:w="3402" w:type="dxa"/>
            <w:shd w:val="clear" w:color="auto" w:fill="A0D7EA"/>
            <w:vAlign w:val="center"/>
          </w:tcPr>
          <w:p w:rsidR="00AD1063" w:rsidRPr="009315E1" w:rsidRDefault="0095216F" w:rsidP="009915BA">
            <w:pPr>
              <w:pStyle w:val="Number"/>
              <w:numPr>
                <w:ilvl w:val="0"/>
                <w:numId w:val="14"/>
              </w:numPr>
              <w:tabs>
                <w:tab w:val="clear" w:pos="426"/>
                <w:tab w:val="left" w:pos="284"/>
              </w:tabs>
              <w:rPr>
                <w:sz w:val="20"/>
                <w:szCs w:val="20"/>
              </w:rPr>
            </w:pPr>
            <w:r w:rsidRPr="009315E1">
              <w:rPr>
                <w:sz w:val="20"/>
                <w:szCs w:val="20"/>
              </w:rPr>
              <w:t>Select Show in folder</w:t>
            </w:r>
            <w:r w:rsidR="00337E1C" w:rsidRPr="009315E1">
              <w:rPr>
                <w:sz w:val="20"/>
                <w:szCs w:val="20"/>
              </w:rPr>
              <w:t>.</w:t>
            </w:r>
          </w:p>
          <w:p w:rsidR="00337E1C" w:rsidRPr="005F3C79" w:rsidRDefault="00337E1C" w:rsidP="00AA717C">
            <w:pPr>
              <w:pStyle w:val="Numbernonum"/>
            </w:pPr>
            <w:r w:rsidRPr="005F3C79">
              <w:t>The Downloads folder is displayed.</w:t>
            </w:r>
          </w:p>
          <w:p w:rsidR="009315E1" w:rsidRPr="006F3067" w:rsidRDefault="005F3C79" w:rsidP="006F3067">
            <w:pPr>
              <w:pStyle w:val="Number"/>
              <w:tabs>
                <w:tab w:val="clear" w:pos="426"/>
                <w:tab w:val="left" w:pos="284"/>
              </w:tabs>
              <w:ind w:left="284" w:hanging="284"/>
              <w:rPr>
                <w:sz w:val="20"/>
                <w:szCs w:val="20"/>
              </w:rPr>
            </w:pPr>
            <w:r w:rsidRPr="005F3C79">
              <w:rPr>
                <w:sz w:val="20"/>
                <w:szCs w:val="20"/>
              </w:rPr>
              <w:t>Double</w:t>
            </w:r>
            <w:r w:rsidR="00337E1C" w:rsidRPr="005F3C79">
              <w:rPr>
                <w:sz w:val="20"/>
                <w:szCs w:val="20"/>
              </w:rPr>
              <w:t>-click the ZIP folder.</w:t>
            </w:r>
            <w:r w:rsidR="009315E1">
              <w:t xml:space="preserve"> </w:t>
            </w:r>
          </w:p>
        </w:tc>
      </w:tr>
    </w:tbl>
    <w:p w:rsidR="006F3067" w:rsidRDefault="006F3067" w:rsidP="00AA717C">
      <w:pPr>
        <w:pStyle w:val="Numbernonum"/>
      </w:pPr>
      <w:r w:rsidRPr="005F3C79">
        <w:t>The ZIP file is opened displaying the downloaded attachments.</w:t>
      </w:r>
    </w:p>
    <w:p w:rsidR="00AD1063" w:rsidRPr="004B4927" w:rsidRDefault="009315E1" w:rsidP="00901EA4">
      <w:pPr>
        <w:pStyle w:val="Picture"/>
      </w:pPr>
      <w:r>
        <w:rPr>
          <w:noProof/>
          <w:lang w:eastAsia="en-GB"/>
        </w:rPr>
        <w:drawing>
          <wp:inline distT="0" distB="0" distL="0" distR="0" wp14:anchorId="4C467958" wp14:editId="46A9F631">
            <wp:extent cx="3240000" cy="24228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p_contents.png"/>
                    <pic:cNvPicPr/>
                  </pic:nvPicPr>
                  <pic:blipFill>
                    <a:blip r:embed="rId45" cstate="print">
                      <a:extLst>
                        <a:ext uri="{28A0092B-C50C-407E-A947-70E740481C1C}">
                          <a14:useLocalDpi xmlns:a14="http://schemas.microsoft.com/office/drawing/2010/main"/>
                        </a:ext>
                      </a:extLst>
                    </a:blip>
                    <a:stretch>
                      <a:fillRect/>
                    </a:stretch>
                  </pic:blipFill>
                  <pic:spPr>
                    <a:xfrm>
                      <a:off x="0" y="0"/>
                      <a:ext cx="3240000" cy="2422800"/>
                    </a:xfrm>
                    <a:prstGeom prst="rect">
                      <a:avLst/>
                    </a:prstGeom>
                  </pic:spPr>
                </pic:pic>
              </a:graphicData>
            </a:graphic>
          </wp:inline>
        </w:drawing>
      </w:r>
    </w:p>
    <w:p w:rsidR="00A55977" w:rsidRPr="002016F5" w:rsidRDefault="00A55977" w:rsidP="00331428"/>
    <w:p w:rsidR="006F3067" w:rsidRPr="00A55977" w:rsidRDefault="006F3067" w:rsidP="006E33C3">
      <w:pPr>
        <w:pStyle w:val="Number"/>
        <w:numPr>
          <w:ilvl w:val="0"/>
          <w:numId w:val="46"/>
        </w:numPr>
      </w:pPr>
      <w:r w:rsidRPr="006E33C3">
        <w:t>Double</w:t>
      </w:r>
      <w:r w:rsidRPr="00A55977">
        <w:t>-click a file.</w:t>
      </w:r>
    </w:p>
    <w:p w:rsidR="006F3067" w:rsidRDefault="006F3067" w:rsidP="00AA717C">
      <w:pPr>
        <w:pStyle w:val="Numbernonum"/>
        <w:rPr>
          <w:ins w:id="185" w:author="VANDEN BULCKE Peter (DIGIT-EXT)" w:date="2018-07-30T16:34:00Z"/>
        </w:rPr>
      </w:pPr>
      <w:r w:rsidRPr="00AA717C">
        <w:t>The file is displayed in the associated application.</w:t>
      </w:r>
      <w:r w:rsidR="0006164C" w:rsidRPr="00AA717C">
        <w:t xml:space="preserve">     </w:t>
      </w:r>
    </w:p>
    <w:p w:rsidR="00772D5B" w:rsidRDefault="00772D5B" w:rsidP="00772D5B">
      <w:pPr>
        <w:rPr>
          <w:ins w:id="186" w:author="VANDEN BULCKE Peter (DIGIT-EXT)" w:date="2018-07-30T16:34:00Z"/>
        </w:rPr>
        <w:pPrChange w:id="187" w:author="VANDEN BULCKE Peter (DIGIT-EXT)" w:date="2018-07-30T16:34:00Z">
          <w:pPr>
            <w:pStyle w:val="Numbernonum"/>
          </w:pPr>
        </w:pPrChange>
      </w:pPr>
    </w:p>
    <w:p w:rsidR="006063BD" w:rsidRDefault="006063BD" w:rsidP="00772D5B">
      <w:pPr>
        <w:rPr>
          <w:ins w:id="188" w:author="VANDEN BULCKE Peter (DIGIT-EXT)" w:date="2018-07-30T16:34:00Z"/>
        </w:rPr>
        <w:pPrChange w:id="189" w:author="VANDEN BULCKE Peter (DIGIT-EXT)" w:date="2018-07-30T16:34:00Z">
          <w:pPr>
            <w:pStyle w:val="Numbernonum"/>
          </w:pPr>
        </w:pPrChange>
      </w:pPr>
    </w:p>
    <w:p w:rsidR="00772D5B" w:rsidRDefault="00772D5B" w:rsidP="00772D5B">
      <w:pPr>
        <w:pStyle w:val="Warning"/>
        <w:rPr>
          <w:ins w:id="190" w:author="VANDEN BULCKE Peter (DIGIT-EXT)" w:date="2018-07-30T16:34:00Z"/>
          <w:lang w:eastAsia="en-GB"/>
        </w:rPr>
      </w:pPr>
      <w:ins w:id="191" w:author="VANDEN BULCKE Peter (DIGIT-EXT)" w:date="2018-07-30T16:34:00Z">
        <w:r w:rsidRPr="00AE614C">
          <w:rPr>
            <w:lang w:eastAsia="en-GB"/>
          </w:rPr>
          <w:t>IMPORTANT:</w:t>
        </w:r>
        <w:r>
          <w:rPr>
            <w:lang w:eastAsia="en-GB"/>
          </w:rPr>
          <w:t xml:space="preserve"> </w:t>
        </w:r>
      </w:ins>
    </w:p>
    <w:p w:rsidR="008B5197" w:rsidRDefault="008B5197" w:rsidP="008B5197">
      <w:pPr>
        <w:rPr>
          <w:ins w:id="192" w:author="VANDEN BULCKE Peter (DIGIT-EXT)" w:date="2018-07-30T16:37:00Z"/>
        </w:rPr>
        <w:pPrChange w:id="193" w:author="VANDEN BULCKE Peter (DIGIT-EXT)" w:date="2018-07-30T16:37:00Z">
          <w:pPr>
            <w:pStyle w:val="Warning"/>
          </w:pPr>
        </w:pPrChange>
      </w:pPr>
      <w:ins w:id="194" w:author="VANDEN BULCKE Peter (DIGIT-EXT)" w:date="2018-07-30T16:37:00Z">
        <w:r>
          <w:t>The</w:t>
        </w:r>
        <w:r w:rsidRPr="00F0094B">
          <w:t xml:space="preserve"> invoices / credit notes </w:t>
        </w:r>
        <w:r>
          <w:t xml:space="preserve">are </w:t>
        </w:r>
        <w:r w:rsidRPr="00F0094B">
          <w:t xml:space="preserve">received through the PEPPOL network </w:t>
        </w:r>
        <w:r>
          <w:t xml:space="preserve">and </w:t>
        </w:r>
        <w:r w:rsidRPr="00F0094B">
          <w:t xml:space="preserve">are </w:t>
        </w:r>
        <w:r>
          <w:t xml:space="preserve">structured </w:t>
        </w:r>
        <w:r w:rsidRPr="00F0094B">
          <w:t>in UBL 2.1 syntax</w:t>
        </w:r>
        <w:r>
          <w:t>. Fr</w:t>
        </w:r>
        <w:r w:rsidRPr="00F0094B">
          <w:t>om th</w:t>
        </w:r>
        <w:r>
          <w:t>is structure t</w:t>
        </w:r>
        <w:r w:rsidRPr="00F0094B">
          <w:t xml:space="preserve">he software integration developed in the provided </w:t>
        </w:r>
        <w:r>
          <w:t xml:space="preserve">eInvoicing Viewer </w:t>
        </w:r>
        <w:r w:rsidRPr="00F0094B">
          <w:t>solution automatically generates a PDF</w:t>
        </w:r>
        <w:r>
          <w:t xml:space="preserve"> </w:t>
        </w:r>
        <w:r w:rsidRPr="00F0094B">
          <w:t>version</w:t>
        </w:r>
        <w:r>
          <w:t xml:space="preserve">, which is human readable and much more user-friendly. </w:t>
        </w:r>
        <w:r w:rsidRPr="00F0094B">
          <w:t>It is these automatically generated documents that are the documents on which users will normally focus their attention.</w:t>
        </w:r>
        <w:r>
          <w:t xml:space="preserve"> </w:t>
        </w:r>
      </w:ins>
    </w:p>
    <w:p w:rsidR="00772D5B" w:rsidRPr="00901EA4" w:rsidDel="008B5197" w:rsidRDefault="00772D5B" w:rsidP="00901EA4">
      <w:pPr>
        <w:pStyle w:val="Picture"/>
        <w:rPr>
          <w:del w:id="195" w:author="VANDEN BULCKE Peter (DIGIT-EXT)" w:date="2018-07-30T16:37:00Z"/>
        </w:rPr>
        <w:pPrChange w:id="196" w:author="VANDEN BULCKE Peter (DIGIT-EXT)" w:date="2018-07-30T16:45:00Z">
          <w:pPr>
            <w:pStyle w:val="Numbernonum"/>
          </w:pPr>
        </w:pPrChange>
      </w:pPr>
    </w:p>
    <w:p w:rsidR="004B5276" w:rsidRDefault="00267932" w:rsidP="00901EA4">
      <w:pPr>
        <w:pStyle w:val="Picture"/>
        <w:pPrChange w:id="197" w:author="VANDEN BULCKE Peter (DIGIT-EXT)" w:date="2018-07-30T16:45:00Z">
          <w:pPr>
            <w:pStyle w:val="Picture"/>
          </w:pPr>
        </w:pPrChange>
      </w:pPr>
      <w:r>
        <w:rPr>
          <w:noProof/>
          <w:lang w:eastAsia="en-GB"/>
        </w:rPr>
        <w:drawing>
          <wp:inline distT="0" distB="0" distL="0" distR="0" wp14:anchorId="6C7926AA" wp14:editId="7ECD2617">
            <wp:extent cx="5760000" cy="733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L108_30052017030_human_readable.png"/>
                    <pic:cNvPicPr/>
                  </pic:nvPicPr>
                  <pic:blipFill rotWithShape="1">
                    <a:blip r:embed="rId46" cstate="print">
                      <a:extLst>
                        <a:ext uri="{28A0092B-C50C-407E-A947-70E740481C1C}">
                          <a14:useLocalDpi xmlns:a14="http://schemas.microsoft.com/office/drawing/2010/main"/>
                        </a:ext>
                      </a:extLst>
                    </a:blip>
                    <a:srcRect l="6711" t="4403" r="6730" b="17652"/>
                    <a:stretch/>
                  </pic:blipFill>
                  <pic:spPr bwMode="auto">
                    <a:xfrm>
                      <a:off x="0" y="0"/>
                      <a:ext cx="5760000" cy="7336800"/>
                    </a:xfrm>
                    <a:prstGeom prst="rect">
                      <a:avLst/>
                    </a:prstGeom>
                    <a:ln>
                      <a:noFill/>
                    </a:ln>
                    <a:extLst>
                      <a:ext uri="{53640926-AAD7-44D8-BBD7-CCE9431645EC}">
                        <a14:shadowObscured xmlns:a14="http://schemas.microsoft.com/office/drawing/2010/main"/>
                      </a:ext>
                    </a:extLst>
                  </pic:spPr>
                </pic:pic>
              </a:graphicData>
            </a:graphic>
          </wp:inline>
        </w:drawing>
      </w:r>
    </w:p>
    <w:p w:rsidR="004B5276" w:rsidRDefault="004B5276" w:rsidP="004B5276">
      <w:pPr>
        <w:pStyle w:val="Captionfigures"/>
      </w:pPr>
      <w:r>
        <w:t>Human readable PDF of UBL 2.1 syntax (invoice type)</w:t>
      </w:r>
    </w:p>
    <w:p w:rsidR="004B5276" w:rsidRPr="004B5276" w:rsidRDefault="004B5276" w:rsidP="004B5276">
      <w:pPr>
        <w:rPr>
          <w:lang w:val="en-GB"/>
        </w:rPr>
      </w:pPr>
    </w:p>
    <w:p w:rsidR="00267932" w:rsidRPr="00267932" w:rsidRDefault="00267932" w:rsidP="00901EA4">
      <w:pPr>
        <w:pStyle w:val="Picture"/>
      </w:pPr>
      <w:r>
        <w:rPr>
          <w:noProof/>
          <w:lang w:eastAsia="en-GB"/>
        </w:rPr>
        <w:drawing>
          <wp:inline distT="0" distB="0" distL="0" distR="0" wp14:anchorId="05367FD8" wp14:editId="16D3419C">
            <wp:extent cx="5760000" cy="7581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n_07Mar17_1636_human_readable.png"/>
                    <pic:cNvPicPr/>
                  </pic:nvPicPr>
                  <pic:blipFill rotWithShape="1">
                    <a:blip r:embed="rId47" cstate="print">
                      <a:extLst>
                        <a:ext uri="{28A0092B-C50C-407E-A947-70E740481C1C}">
                          <a14:useLocalDpi xmlns:a14="http://schemas.microsoft.com/office/drawing/2010/main"/>
                        </a:ext>
                      </a:extLst>
                    </a:blip>
                    <a:srcRect l="6803" t="4695" r="6696" b="14777"/>
                    <a:stretch/>
                  </pic:blipFill>
                  <pic:spPr bwMode="auto">
                    <a:xfrm>
                      <a:off x="0" y="0"/>
                      <a:ext cx="5760000" cy="7581600"/>
                    </a:xfrm>
                    <a:prstGeom prst="rect">
                      <a:avLst/>
                    </a:prstGeom>
                    <a:ln>
                      <a:noFill/>
                    </a:ln>
                    <a:extLst>
                      <a:ext uri="{53640926-AAD7-44D8-BBD7-CCE9431645EC}">
                        <a14:shadowObscured xmlns:a14="http://schemas.microsoft.com/office/drawing/2010/main"/>
                      </a:ext>
                    </a:extLst>
                  </pic:spPr>
                </pic:pic>
              </a:graphicData>
            </a:graphic>
          </wp:inline>
        </w:drawing>
      </w:r>
    </w:p>
    <w:p w:rsidR="00C61F6A" w:rsidRDefault="00C61F6A" w:rsidP="00C61F6A">
      <w:pPr>
        <w:pStyle w:val="Captionfigures"/>
      </w:pPr>
      <w:r>
        <w:t>Human readable PDF of UBL 2.1 syntax</w:t>
      </w:r>
      <w:r w:rsidR="004B5276">
        <w:t xml:space="preserve"> (credit note type)</w:t>
      </w:r>
    </w:p>
    <w:p w:rsidR="00C61F6A" w:rsidRPr="0006164C" w:rsidRDefault="00C61F6A" w:rsidP="00151210">
      <w:pPr>
        <w:spacing w:after="200" w:line="276" w:lineRule="auto"/>
        <w:jc w:val="left"/>
        <w:rPr>
          <w:rFonts w:ascii="Arial" w:hAnsi="Arial" w:cs="Arial"/>
          <w:sz w:val="18"/>
          <w:szCs w:val="18"/>
          <w:lang w:val="en-GB"/>
        </w:rPr>
      </w:pPr>
    </w:p>
    <w:sectPr w:rsidR="00C61F6A" w:rsidRPr="0006164C" w:rsidSect="007A5E79">
      <w:headerReference w:type="even" r:id="rId48"/>
      <w:footerReference w:type="even" r:id="rId49"/>
      <w:pgSz w:w="11906" w:h="16838"/>
      <w:pgMar w:top="1418" w:right="1225" w:bottom="1701" w:left="1418" w:header="567" w:footer="493"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6" w:author="VANDEN BULCKE Peter (DIGIT-EXT)" w:date="2018-07-30T16:41:00Z" w:initials="VDBP">
    <w:p w:rsidR="00901EA4" w:rsidRPr="00901EA4" w:rsidRDefault="00901EA4">
      <w:pPr>
        <w:pStyle w:val="CommentText"/>
        <w:rPr>
          <w:lang w:val="en-GB"/>
        </w:rPr>
      </w:pPr>
      <w:r>
        <w:rPr>
          <w:rStyle w:val="CommentReference"/>
        </w:rPr>
        <w:annotationRef/>
      </w:r>
      <w:r w:rsidRPr="00901EA4">
        <w:rPr>
          <w:lang w:val="en-GB"/>
        </w:rPr>
        <w:t xml:space="preserve"> TODO</w:t>
      </w:r>
      <w:r w:rsidRPr="00901EA4">
        <w:rPr>
          <w:lang w:val="en-GB"/>
        </w:rPr>
        <w:br/>
        <w:t xml:space="preserve">add link to </w:t>
      </w:r>
      <w:proofErr w:type="spellStart"/>
      <w:r w:rsidRPr="00901EA4">
        <w:rPr>
          <w:lang w:val="en-GB"/>
        </w:rPr>
        <w:t>Joinup</w:t>
      </w:r>
      <w:proofErr w:type="spellEnd"/>
      <w:r w:rsidRPr="00901EA4">
        <w:rPr>
          <w:lang w:val="en-GB"/>
        </w:rPr>
        <w:t xml:space="preserve"> location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64E" w:rsidRDefault="00D0064E" w:rsidP="00BD0EEC">
      <w:pPr>
        <w:spacing w:after="0"/>
      </w:pPr>
      <w:r>
        <w:separator/>
      </w:r>
    </w:p>
    <w:p w:rsidR="00D0064E" w:rsidRDefault="00D0064E"/>
  </w:endnote>
  <w:endnote w:type="continuationSeparator" w:id="0">
    <w:p w:rsidR="00D0064E" w:rsidRDefault="00D0064E" w:rsidP="00BD0EEC">
      <w:pPr>
        <w:spacing w:after="0"/>
      </w:pPr>
      <w:r>
        <w:continuationSeparator/>
      </w:r>
    </w:p>
    <w:p w:rsidR="00D0064E" w:rsidRDefault="00D006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EC Square Sans Pro">
    <w:panose1 w:val="020B0506040000020004"/>
    <w:charset w:val="00"/>
    <w:family w:val="swiss"/>
    <w:pitch w:val="variable"/>
    <w:sig w:usb0="A00002BF" w:usb1="5000E0F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Italic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EC Square Sans Pro Light">
    <w:panose1 w:val="020B0506000000020004"/>
    <w:charset w:val="00"/>
    <w:family w:val="swiss"/>
    <w:pitch w:val="variable"/>
    <w:sig w:usb0="A00002BF" w:usb1="5000E0F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E" w:rsidRDefault="00D0064E" w:rsidP="002B175A">
    <w:pPr>
      <w:spacing w:after="0"/>
      <w:jc w:val="center"/>
      <w:rPr>
        <w:rFonts w:ascii="Verdana" w:hAnsi="Verdana"/>
        <w:sz w:val="18"/>
        <w:lang w:val="en-GB"/>
      </w:rPr>
    </w:pPr>
    <w:r w:rsidRPr="00213AE8">
      <w:rPr>
        <w:rFonts w:ascii="Verdana" w:hAnsi="Verdana"/>
        <w:sz w:val="18"/>
        <w:lang w:val="en-GB"/>
      </w:rPr>
      <w:t xml:space="preserve">Directorate-General for </w:t>
    </w:r>
    <w:r>
      <w:rPr>
        <w:rFonts w:ascii="Verdana" w:hAnsi="Verdana"/>
        <w:color w:val="000000" w:themeColor="text1"/>
        <w:sz w:val="18"/>
        <w:lang w:val="en-GB"/>
      </w:rPr>
      <w:t>Informatics</w:t>
    </w:r>
  </w:p>
  <w:p w:rsidR="00D0064E" w:rsidRPr="00C173AA" w:rsidRDefault="00D0064E" w:rsidP="002B175A">
    <w:pPr>
      <w:spacing w:after="0"/>
      <w:jc w:val="center"/>
      <w:rPr>
        <w:rFonts w:ascii="Verdana" w:hAnsi="Verdana"/>
        <w:color w:val="000000" w:themeColor="text1"/>
        <w:sz w:val="18"/>
        <w:lang w:val="en-GB"/>
      </w:rPr>
    </w:pPr>
    <w:r w:rsidRPr="00C173AA">
      <w:rPr>
        <w:rFonts w:ascii="Verdana" w:hAnsi="Verdana"/>
        <w:color w:val="000000" w:themeColor="text1"/>
        <w:sz w:val="18"/>
        <w:lang w:val="en-GB"/>
      </w:rPr>
      <w:t>ISA</w:t>
    </w:r>
    <w:r w:rsidRPr="00C173AA">
      <w:rPr>
        <w:rFonts w:ascii="Verdana" w:hAnsi="Verdana"/>
        <w:color w:val="000000" w:themeColor="text1"/>
        <w:sz w:val="18"/>
        <w:vertAlign w:val="superscript"/>
        <w:lang w:val="en-GB"/>
      </w:rPr>
      <w:t>2</w:t>
    </w:r>
    <w:r w:rsidRPr="00C173AA">
      <w:rPr>
        <w:rFonts w:ascii="Verdana" w:hAnsi="Verdana"/>
        <w:color w:val="000000" w:themeColor="text1"/>
        <w:sz w:val="18"/>
        <w:lang w:val="en-GB"/>
      </w:rPr>
      <w:t> Programme</w:t>
    </w:r>
  </w:p>
  <w:p w:rsidR="00D0064E" w:rsidRPr="002B175A" w:rsidRDefault="00D0064E" w:rsidP="002B175A">
    <w:pPr>
      <w:pStyle w:val="Footer"/>
      <w:tabs>
        <w:tab w:val="right" w:pos="9356"/>
      </w:tabs>
      <w:ind w:left="-1134"/>
    </w:pPr>
    <w:r>
      <w:rPr>
        <w:rFonts w:ascii="Verdana" w:hAnsi="Verdana"/>
        <w:lang w:val="en-GB"/>
      </w:rPr>
      <w:t>2017</w:t>
    </w:r>
    <w:r>
      <w:rPr>
        <w:rFonts w:ascii="Verdana" w:hAnsi="Verdana"/>
        <w:lang w:val="en-GB"/>
      </w:rPr>
      <w:tab/>
      <w:t xml:space="preserve">EUR </w:t>
    </w:r>
    <w:r w:rsidRPr="00213AE8">
      <w:rPr>
        <w:rFonts w:ascii="Verdana" w:hAnsi="Verdana"/>
        <w:color w:val="FF0000"/>
        <w:sz w:val="18"/>
        <w:lang w:val="en-GB"/>
      </w:rPr>
      <w:t>[</w:t>
    </w:r>
    <w:r>
      <w:rPr>
        <w:rFonts w:ascii="Verdana" w:hAnsi="Verdana"/>
        <w:color w:val="FF0000"/>
        <w:sz w:val="18"/>
        <w:lang w:val="en-GB"/>
      </w:rPr>
      <w:t>number</w:t>
    </w:r>
    <w:r w:rsidRPr="00213AE8">
      <w:rPr>
        <w:rFonts w:ascii="Verdana" w:hAnsi="Verdana"/>
        <w:color w:val="FF0000"/>
        <w:sz w:val="18"/>
        <w:lang w:val="en-GB"/>
      </w:rPr>
      <w:t>]</w:t>
    </w:r>
    <w:r>
      <w:rPr>
        <w:rFonts w:ascii="Verdana" w:hAnsi="Verdana"/>
        <w:color w:val="FF0000"/>
        <w:sz w:val="18"/>
        <w:lang w:val="en-GB"/>
      </w:rPr>
      <w:t xml:space="preserve"> </w:t>
    </w:r>
    <w:r w:rsidRPr="00CF0228">
      <w:rPr>
        <w:rFonts w:ascii="Verdana" w:hAnsi="Verdana"/>
        <w:sz w:val="18"/>
        <w:lang w:val="en-GB"/>
      </w:rPr>
      <w:t>EN</w:t>
    </w:r>
    <w:r>
      <w:rPr>
        <w:rFonts w:ascii="Verdana" w:hAnsi="Verdana"/>
        <w:sz w:val="18"/>
        <w:lang w:val="en-GB"/>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E" w:rsidRDefault="00D0064E" w:rsidP="00240D26">
    <w:pPr>
      <w:pStyle w:val="FooterDate"/>
      <w:ind w:right="-1"/>
      <w:rPr>
        <w:rFonts w:cs="Arial"/>
        <w:sz w:val="18"/>
        <w:szCs w:val="18"/>
      </w:rPr>
    </w:pPr>
    <w:r>
      <w:rPr>
        <w:noProof/>
        <w:sz w:val="18"/>
        <w:szCs w:val="18"/>
        <w:lang w:val="en-GB" w:eastAsia="en-GB"/>
      </w:rPr>
      <mc:AlternateContent>
        <mc:Choice Requires="wps">
          <w:drawing>
            <wp:anchor distT="0" distB="0" distL="114300" distR="114300" simplePos="0" relativeHeight="251656704" behindDoc="0" locked="0" layoutInCell="1" allowOverlap="1" wp14:anchorId="55C4E2B7" wp14:editId="7D3A7B37">
              <wp:simplePos x="0" y="0"/>
              <wp:positionH relativeFrom="column">
                <wp:posOffset>4281170</wp:posOffset>
              </wp:positionH>
              <wp:positionV relativeFrom="margin">
                <wp:posOffset>9475470</wp:posOffset>
              </wp:positionV>
              <wp:extent cx="1438275" cy="561975"/>
              <wp:effectExtent l="4445" t="0" r="0" b="1905"/>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61975"/>
                      </a:xfrm>
                      <a:prstGeom prst="rect">
                        <a:avLst/>
                      </a:prstGeom>
                      <a:noFill/>
                      <a:ln>
                        <a:noFill/>
                      </a:ln>
                      <a:extLst>
                        <a:ext uri="{909E8E84-426E-40DD-AFC4-6F175D3DCCD1}">
                          <a14:hiddenFill xmlns:a14="http://schemas.microsoft.com/office/drawing/2010/main">
                            <a:solidFill>
                              <a:srgbClr val="002395"/>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064E" w:rsidRPr="00696241" w:rsidRDefault="00D0064E" w:rsidP="00240D26">
                          <w:pPr>
                            <w:pStyle w:val="FooterDate"/>
                            <w:ind w:right="-1"/>
                            <w:jc w:val="right"/>
                            <w:rPr>
                              <w:rFonts w:cs="Arial"/>
                              <w:szCs w:val="16"/>
                            </w:rPr>
                          </w:pPr>
                          <w:r w:rsidRPr="00696241">
                            <w:rPr>
                              <w:rFonts w:cs="Arial"/>
                              <w:szCs w:val="16"/>
                            </w:rPr>
                            <w:t xml:space="preserve">EUR </w:t>
                          </w:r>
                          <w:r w:rsidRPr="00696241">
                            <w:rPr>
                              <w:rFonts w:cs="Arial"/>
                              <w:color w:val="FF0000"/>
                              <w:szCs w:val="16"/>
                            </w:rPr>
                            <w:t>[</w:t>
                          </w:r>
                          <w:proofErr w:type="spellStart"/>
                          <w:r w:rsidRPr="00696241">
                            <w:rPr>
                              <w:rFonts w:cs="Arial"/>
                              <w:color w:val="FF0000"/>
                              <w:szCs w:val="16"/>
                            </w:rPr>
                            <w:t>number</w:t>
                          </w:r>
                          <w:proofErr w:type="spellEnd"/>
                          <w:r w:rsidRPr="00696241">
                            <w:rPr>
                              <w:rFonts w:cs="Arial"/>
                              <w:color w:val="FF0000"/>
                              <w:szCs w:val="16"/>
                            </w:rPr>
                            <w:t xml:space="preserve">] </w:t>
                          </w:r>
                          <w:r w:rsidRPr="00696241">
                            <w:rPr>
                              <w:rFonts w:cs="Arial"/>
                              <w:szCs w:val="16"/>
                            </w:rPr>
                            <w:t>EN</w:t>
                          </w:r>
                        </w:p>
                        <w:p w:rsidR="00D0064E" w:rsidRDefault="00D0064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31" type="#_x0000_t202" style="position:absolute;margin-left:337.1pt;margin-top:746.1pt;width:113.25pt;height:4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" filled="f" fillcolor="#002395" stroked="f">
              <v:textbox inset="0,0,0,0">
                <w:txbxContent>
                  <w:p w:rsidR="00D0064E" w:rsidRPr="00696241" w:rsidRDefault="00D0064E" w:rsidP="00240D26">
                    <w:pPr>
                      <w:pStyle w:val="FooterDate"/>
                      <w:ind w:right="-1"/>
                      <w:jc w:val="right"/>
                      <w:rPr>
                        <w:rFonts w:cs="Arial"/>
                        <w:szCs w:val="16"/>
                      </w:rPr>
                    </w:pPr>
                    <w:r w:rsidRPr="00696241">
                      <w:rPr>
                        <w:rFonts w:cs="Arial"/>
                        <w:szCs w:val="16"/>
                      </w:rPr>
                      <w:t xml:space="preserve">EUR </w:t>
                    </w:r>
                    <w:r w:rsidRPr="00696241">
                      <w:rPr>
                        <w:rFonts w:cs="Arial"/>
                        <w:color w:val="FF0000"/>
                        <w:szCs w:val="16"/>
                      </w:rPr>
                      <w:t>[</w:t>
                    </w:r>
                    <w:proofErr w:type="spellStart"/>
                    <w:r w:rsidRPr="00696241">
                      <w:rPr>
                        <w:rFonts w:cs="Arial"/>
                        <w:color w:val="FF0000"/>
                        <w:szCs w:val="16"/>
                      </w:rPr>
                      <w:t>number</w:t>
                    </w:r>
                    <w:proofErr w:type="spellEnd"/>
                    <w:r w:rsidRPr="00696241">
                      <w:rPr>
                        <w:rFonts w:cs="Arial"/>
                        <w:color w:val="FF0000"/>
                        <w:szCs w:val="16"/>
                      </w:rPr>
                      <w:t xml:space="preserve">] </w:t>
                    </w:r>
                    <w:r w:rsidRPr="00696241">
                      <w:rPr>
                        <w:rFonts w:cs="Arial"/>
                        <w:szCs w:val="16"/>
                      </w:rPr>
                      <w:t>EN</w:t>
                    </w:r>
                  </w:p>
                  <w:p w:rsidR="00D0064E" w:rsidRDefault="00D0064E"/>
                </w:txbxContent>
              </v:textbox>
              <w10:wrap anchory="margin"/>
            </v:shape>
          </w:pict>
        </mc:Fallback>
      </mc:AlternateContent>
    </w:r>
    <w:r>
      <w:rPr>
        <w:noProof/>
        <w:sz w:val="18"/>
        <w:szCs w:val="18"/>
        <w:lang w:val="en-GB" w:eastAsia="en-GB"/>
      </w:rPr>
      <mc:AlternateContent>
        <mc:Choice Requires="wps">
          <w:drawing>
            <wp:anchor distT="0" distB="0" distL="114300" distR="114300" simplePos="0" relativeHeight="251657728" behindDoc="0" locked="0" layoutInCell="1" allowOverlap="1" wp14:anchorId="4795ED08" wp14:editId="5DB33614">
              <wp:simplePos x="0" y="0"/>
              <wp:positionH relativeFrom="margin">
                <wp:posOffset>2668905</wp:posOffset>
              </wp:positionH>
              <wp:positionV relativeFrom="margin">
                <wp:posOffset>9034145</wp:posOffset>
              </wp:positionV>
              <wp:extent cx="842645" cy="288290"/>
              <wp:effectExtent l="0" t="0" r="0" b="0"/>
              <wp:wrapSquare wrapText="bothSides"/>
              <wp:docPr id="1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288290"/>
                      </a:xfrm>
                      <a:prstGeom prst="rect">
                        <a:avLst/>
                      </a:prstGeom>
                      <a:solidFill>
                        <a:srgbClr val="0023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210.15pt;margin-top:711.35pt;width:66.35pt;height:22.7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" fillcolor="#002395" stroked="f">
              <w10:wrap type="square" anchorx="margin" anchory="margin"/>
            </v:rect>
          </w:pict>
        </mc:Fallback>
      </mc:AlternateContent>
    </w:r>
  </w:p>
  <w:p w:rsidR="00D0064E" w:rsidRPr="001D2A51" w:rsidRDefault="00D0064E" w:rsidP="00240D26">
    <w:pPr>
      <w:pStyle w:val="FooterDate"/>
      <w:ind w:right="-1"/>
      <w:rPr>
        <w:rFonts w:cs="Arial"/>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E" w:rsidRDefault="00D0064E" w:rsidP="005D24FD">
    <w:pPr>
      <w:spacing w:after="0"/>
      <w:jc w:val="center"/>
      <w:rPr>
        <w:rFonts w:ascii="Verdana" w:hAnsi="Verdana"/>
        <w:sz w:val="18"/>
        <w:lang w:val="en-GB"/>
      </w:rPr>
    </w:pPr>
    <w:r w:rsidRPr="00213AE8">
      <w:rPr>
        <w:rFonts w:ascii="Verdana" w:hAnsi="Verdana"/>
        <w:sz w:val="18"/>
        <w:lang w:val="en-GB"/>
      </w:rPr>
      <w:t xml:space="preserve">Directorate-General for </w:t>
    </w:r>
    <w:r>
      <w:rPr>
        <w:rFonts w:ascii="Verdana" w:hAnsi="Verdana"/>
        <w:color w:val="000000" w:themeColor="text1"/>
        <w:sz w:val="18"/>
        <w:lang w:val="en-GB"/>
      </w:rPr>
      <w:t>Informatics</w:t>
    </w:r>
  </w:p>
  <w:p w:rsidR="00D0064E" w:rsidRPr="00C173AA" w:rsidRDefault="00D0064E" w:rsidP="005D24FD">
    <w:pPr>
      <w:spacing w:after="0"/>
      <w:jc w:val="center"/>
      <w:rPr>
        <w:rFonts w:ascii="Verdana" w:hAnsi="Verdana"/>
        <w:color w:val="000000" w:themeColor="text1"/>
        <w:sz w:val="18"/>
        <w:lang w:val="en-GB"/>
      </w:rPr>
    </w:pPr>
    <w:r w:rsidRPr="00C173AA">
      <w:rPr>
        <w:rFonts w:ascii="Verdana" w:hAnsi="Verdana"/>
        <w:color w:val="000000" w:themeColor="text1"/>
        <w:sz w:val="18"/>
        <w:lang w:val="en-GB"/>
      </w:rPr>
      <w:t>ISA</w:t>
    </w:r>
    <w:r w:rsidRPr="00C173AA">
      <w:rPr>
        <w:rFonts w:ascii="Verdana" w:hAnsi="Verdana"/>
        <w:color w:val="000000" w:themeColor="text1"/>
        <w:sz w:val="18"/>
        <w:vertAlign w:val="superscript"/>
        <w:lang w:val="en-GB"/>
      </w:rPr>
      <w:t>2</w:t>
    </w:r>
    <w:r w:rsidRPr="00C173AA">
      <w:rPr>
        <w:rFonts w:ascii="Verdana" w:hAnsi="Verdana"/>
        <w:color w:val="000000" w:themeColor="text1"/>
        <w:sz w:val="18"/>
        <w:lang w:val="en-GB"/>
      </w:rPr>
      <w:t> Programme</w:t>
    </w:r>
  </w:p>
  <w:p w:rsidR="00D0064E" w:rsidRPr="005D24FD" w:rsidRDefault="00D0064E" w:rsidP="005D24FD">
    <w:pPr>
      <w:pStyle w:val="Footer"/>
      <w:tabs>
        <w:tab w:val="right" w:pos="9356"/>
      </w:tabs>
      <w:ind w:left="-1134"/>
    </w:pPr>
    <w:r>
      <w:rPr>
        <w:rFonts w:ascii="Verdana" w:hAnsi="Verdana"/>
        <w:lang w:val="en-GB"/>
      </w:rPr>
      <w:t>2017</w:t>
    </w:r>
    <w:r>
      <w:rPr>
        <w:rFonts w:ascii="Verdana" w:hAnsi="Verdana"/>
        <w:lang w:val="en-GB"/>
      </w:rPr>
      <w:tab/>
      <w:t xml:space="preserve">EUR </w:t>
    </w:r>
    <w:r w:rsidRPr="00213AE8">
      <w:rPr>
        <w:rFonts w:ascii="Verdana" w:hAnsi="Verdana"/>
        <w:color w:val="FF0000"/>
        <w:sz w:val="18"/>
        <w:lang w:val="en-GB"/>
      </w:rPr>
      <w:t>[</w:t>
    </w:r>
    <w:r>
      <w:rPr>
        <w:rFonts w:ascii="Verdana" w:hAnsi="Verdana"/>
        <w:color w:val="FF0000"/>
        <w:sz w:val="18"/>
        <w:lang w:val="en-GB"/>
      </w:rPr>
      <w:t>number</w:t>
    </w:r>
    <w:r w:rsidRPr="00213AE8">
      <w:rPr>
        <w:rFonts w:ascii="Verdana" w:hAnsi="Verdana"/>
        <w:color w:val="FF0000"/>
        <w:sz w:val="18"/>
        <w:lang w:val="en-GB"/>
      </w:rPr>
      <w:t>]</w:t>
    </w:r>
    <w:r>
      <w:rPr>
        <w:rFonts w:ascii="Verdana" w:hAnsi="Verdana"/>
        <w:color w:val="FF0000"/>
        <w:sz w:val="18"/>
        <w:lang w:val="en-GB"/>
      </w:rPr>
      <w:t xml:space="preserve"> </w:t>
    </w:r>
    <w:r w:rsidRPr="00CF0228">
      <w:rPr>
        <w:rFonts w:ascii="Verdana" w:hAnsi="Verdana"/>
        <w:sz w:val="18"/>
        <w:lang w:val="en-GB"/>
      </w:rPr>
      <w:t>EN</w:t>
    </w:r>
    <w:r>
      <w:rPr>
        <w:rFonts w:ascii="Verdana" w:hAnsi="Verdana"/>
        <w:sz w:val="18"/>
        <w:lang w:val="en-G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E" w:rsidRDefault="00D0064E">
    <w:pPr>
      <w:pStyle w:val="Footer"/>
    </w:pPr>
  </w:p>
  <w:p w:rsidR="00D0064E" w:rsidRDefault="00D006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64E" w:rsidRDefault="00D0064E" w:rsidP="00BD0EEC">
      <w:pPr>
        <w:spacing w:after="0"/>
      </w:pPr>
      <w:r>
        <w:separator/>
      </w:r>
    </w:p>
    <w:p w:rsidR="00D0064E" w:rsidRDefault="00D0064E"/>
  </w:footnote>
  <w:footnote w:type="continuationSeparator" w:id="0">
    <w:p w:rsidR="00D0064E" w:rsidRDefault="00D0064E" w:rsidP="00BD0EEC">
      <w:pPr>
        <w:spacing w:after="0"/>
      </w:pPr>
      <w:r>
        <w:continuationSeparator/>
      </w:r>
    </w:p>
    <w:p w:rsidR="00D0064E" w:rsidRDefault="00D006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E" w:rsidRPr="00A8777D" w:rsidRDefault="00D0064E" w:rsidP="00844C64">
    <w:pPr>
      <w:pStyle w:val="Header"/>
      <w:tabs>
        <w:tab w:val="clear" w:pos="8306"/>
      </w:tabs>
      <w:ind w:right="-742"/>
      <w:jc w:val="center"/>
      <w:rPr>
        <w:lang w:val="en-GB"/>
      </w:rPr>
    </w:pPr>
    <w:sdt>
      <w:sdtPr>
        <w:rPr>
          <w:sz w:val="20"/>
          <w:lang w:val="en-GB"/>
        </w:rPr>
        <w:alias w:val="Title of the document"/>
        <w:tag w:val="Title of the document"/>
        <w:id w:val="250169597"/>
        <w:text w:multiLine="1"/>
      </w:sdtPr>
      <w:sdtContent>
        <w:proofErr w:type="gramStart"/>
        <w:r w:rsidRPr="00844C64">
          <w:rPr>
            <w:sz w:val="20"/>
            <w:lang w:val="en-GB"/>
          </w:rPr>
          <w:t>eInvoicing</w:t>
        </w:r>
        <w:proofErr w:type="gramEnd"/>
        <w:r w:rsidRPr="00844C64">
          <w:rPr>
            <w:sz w:val="20"/>
            <w:lang w:val="en-GB"/>
          </w:rPr>
          <w:t xml:space="preserve"> Viewer </w:t>
        </w:r>
        <w:r>
          <w:rPr>
            <w:sz w:val="20"/>
            <w:lang w:val="en-GB"/>
          </w:rPr>
          <w:br/>
        </w:r>
        <w:r w:rsidRPr="00844C64">
          <w:rPr>
            <w:sz w:val="20"/>
            <w:lang w:val="en-GB"/>
          </w:rPr>
          <w:t>Integration with PEPPOL</w:t>
        </w:r>
        <w:r>
          <w:rPr>
            <w:sz w:val="20"/>
            <w:lang w:val="en-GB"/>
          </w:rPr>
          <w:t xml:space="preserve"> - </w:t>
        </w:r>
        <w:r w:rsidRPr="00844C64">
          <w:rPr>
            <w:sz w:val="20"/>
            <w:lang w:val="en-GB"/>
          </w:rPr>
          <w:t>Quick User Guide</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E" w:rsidRDefault="00D0064E" w:rsidP="00240D26">
    <w:pPr>
      <w:pStyle w:val="Header"/>
      <w:tabs>
        <w:tab w:val="clear" w:pos="4153"/>
        <w:tab w:val="center" w:pos="4536"/>
        <w:tab w:val="left" w:pos="7513"/>
      </w:tabs>
      <w:spacing w:after="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E" w:rsidRPr="00844C64" w:rsidRDefault="00D0064E" w:rsidP="00844C64">
    <w:pPr>
      <w:pStyle w:val="Header"/>
      <w:jc w:val="center"/>
      <w:rPr>
        <w:lang w:val="en-GB"/>
      </w:rPr>
    </w:pPr>
    <w:sdt>
      <w:sdtPr>
        <w:rPr>
          <w:sz w:val="20"/>
          <w:lang w:val="en-GB"/>
        </w:rPr>
        <w:alias w:val="Title of the document"/>
        <w:tag w:val="Title of the document"/>
        <w:id w:val="640076514"/>
        <w:text w:multiLine="1"/>
      </w:sdtPr>
      <w:sdtContent>
        <w:proofErr w:type="gramStart"/>
        <w:r w:rsidRPr="00844C64">
          <w:rPr>
            <w:sz w:val="20"/>
            <w:lang w:val="en-GB"/>
          </w:rPr>
          <w:t>eInvoicing</w:t>
        </w:r>
        <w:proofErr w:type="gramEnd"/>
        <w:r w:rsidRPr="00844C64">
          <w:rPr>
            <w:sz w:val="20"/>
            <w:lang w:val="en-GB"/>
          </w:rPr>
          <w:t xml:space="preserve"> Viewer </w:t>
        </w:r>
        <w:r>
          <w:rPr>
            <w:sz w:val="20"/>
            <w:lang w:val="en-GB"/>
          </w:rPr>
          <w:br/>
        </w:r>
        <w:r w:rsidRPr="00844C64">
          <w:rPr>
            <w:sz w:val="20"/>
            <w:lang w:val="en-GB"/>
          </w:rPr>
          <w:t>Integration with PEPPOL</w:t>
        </w:r>
        <w:r>
          <w:rPr>
            <w:sz w:val="20"/>
            <w:lang w:val="en-GB"/>
          </w:rPr>
          <w:t xml:space="preserve"> - </w:t>
        </w:r>
        <w:r w:rsidRPr="00844C64">
          <w:rPr>
            <w:sz w:val="20"/>
            <w:lang w:val="en-GB"/>
          </w:rPr>
          <w:t>Quick User Guide</w:t>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E" w:rsidRDefault="00D0064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274010" o:spid="_x0000_s2053" type="#_x0000_t136" style="position:absolute;left:0;text-align:left;margin-left:0;margin-top:0;width:499.55pt;height:199.8pt;rotation:315;z-index:-25165772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p w:rsidR="00D0064E" w:rsidRDefault="00D006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9.15pt;height:9.15pt" o:bullet="t">
        <v:imagedata r:id="rId1" o:title="bullet"/>
      </v:shape>
    </w:pict>
  </w:numPicBullet>
  <w:numPicBullet w:numPicBulletId="1">
    <w:pict>
      <v:shape id="_x0000_i1115" type="#_x0000_t75" style="width:75.05pt;height:37.5pt" o:bullet="t">
        <v:imagedata r:id="rId2" o:title="INT_Logo_100x50"/>
      </v:shape>
    </w:pict>
  </w:numPicBullet>
  <w:numPicBullet w:numPicBulletId="2">
    <w:pict>
      <v:shape id="_x0000_i1116" type="#_x0000_t75" style="width:20.3pt;height:22.3pt" o:bullet="t">
        <v:imagedata r:id="rId3" o:title="image007"/>
      </v:shape>
    </w:pict>
  </w:numPicBullet>
  <w:numPicBullet w:numPicBulletId="3">
    <w:pict>
      <v:shape id="_x0000_i1117" type="#_x0000_t75" style="width:18.25pt;height:15.2pt" o:bullet="t">
        <v:imagedata r:id="rId4" o:title="warning"/>
      </v:shape>
    </w:pict>
  </w:numPicBullet>
  <w:abstractNum w:abstractNumId="0">
    <w:nsid w:val="FFFFFF7C"/>
    <w:multiLevelType w:val="singleLevel"/>
    <w:tmpl w:val="EFFC1A22"/>
    <w:lvl w:ilvl="0">
      <w:start w:val="1"/>
      <w:numFmt w:val="decimal"/>
      <w:lvlText w:val="%1."/>
      <w:lvlJc w:val="left"/>
      <w:pPr>
        <w:tabs>
          <w:tab w:val="num" w:pos="1492"/>
        </w:tabs>
        <w:ind w:left="1492" w:hanging="360"/>
      </w:pPr>
    </w:lvl>
  </w:abstractNum>
  <w:abstractNum w:abstractNumId="1">
    <w:nsid w:val="FFFFFF7D"/>
    <w:multiLevelType w:val="singleLevel"/>
    <w:tmpl w:val="CCE0571E"/>
    <w:lvl w:ilvl="0">
      <w:start w:val="1"/>
      <w:numFmt w:val="decimal"/>
      <w:lvlText w:val="%1."/>
      <w:lvlJc w:val="left"/>
      <w:pPr>
        <w:tabs>
          <w:tab w:val="num" w:pos="1209"/>
        </w:tabs>
        <w:ind w:left="1209" w:hanging="360"/>
      </w:pPr>
    </w:lvl>
  </w:abstractNum>
  <w:abstractNum w:abstractNumId="2">
    <w:nsid w:val="FFFFFF7E"/>
    <w:multiLevelType w:val="singleLevel"/>
    <w:tmpl w:val="A9DE3720"/>
    <w:lvl w:ilvl="0">
      <w:start w:val="1"/>
      <w:numFmt w:val="decimal"/>
      <w:lvlText w:val="%1."/>
      <w:lvlJc w:val="left"/>
      <w:pPr>
        <w:tabs>
          <w:tab w:val="num" w:pos="926"/>
        </w:tabs>
        <w:ind w:left="926" w:hanging="360"/>
      </w:pPr>
    </w:lvl>
  </w:abstractNum>
  <w:abstractNum w:abstractNumId="3">
    <w:nsid w:val="FFFFFF7F"/>
    <w:multiLevelType w:val="singleLevel"/>
    <w:tmpl w:val="4A6ED3FA"/>
    <w:lvl w:ilvl="0">
      <w:start w:val="1"/>
      <w:numFmt w:val="decimal"/>
      <w:lvlText w:val="%1."/>
      <w:lvlJc w:val="left"/>
      <w:pPr>
        <w:tabs>
          <w:tab w:val="num" w:pos="643"/>
        </w:tabs>
        <w:ind w:left="643" w:hanging="360"/>
      </w:pPr>
    </w:lvl>
  </w:abstractNum>
  <w:abstractNum w:abstractNumId="4">
    <w:nsid w:val="FFFFFF80"/>
    <w:multiLevelType w:val="singleLevel"/>
    <w:tmpl w:val="6442B6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D9AF5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EE6F89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0071B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E86E678"/>
    <w:lvl w:ilvl="0">
      <w:start w:val="1"/>
      <w:numFmt w:val="decimal"/>
      <w:pStyle w:val="ListNumber"/>
      <w:lvlText w:val="%1."/>
      <w:lvlJc w:val="left"/>
      <w:pPr>
        <w:tabs>
          <w:tab w:val="num" w:pos="360"/>
        </w:tabs>
        <w:ind w:left="360" w:hanging="360"/>
      </w:pPr>
    </w:lvl>
  </w:abstractNum>
  <w:abstractNum w:abstractNumId="9">
    <w:nsid w:val="FFFFFF89"/>
    <w:multiLevelType w:val="singleLevel"/>
    <w:tmpl w:val="DA964104"/>
    <w:lvl w:ilvl="0">
      <w:start w:val="1"/>
      <w:numFmt w:val="bullet"/>
      <w:pStyle w:val="ListBullet"/>
      <w:lvlText w:val=""/>
      <w:lvlPicBulletId w:val="0"/>
      <w:lvlJc w:val="left"/>
      <w:pPr>
        <w:tabs>
          <w:tab w:val="num" w:pos="227"/>
        </w:tabs>
        <w:ind w:left="227" w:hanging="227"/>
      </w:pPr>
      <w:rPr>
        <w:rFonts w:ascii="Symbol" w:hAnsi="Symbol" w:hint="default"/>
        <w:color w:val="auto"/>
      </w:rPr>
    </w:lvl>
  </w:abstractNum>
  <w:abstractNum w:abstractNumId="10">
    <w:nsid w:val="00AB5C26"/>
    <w:multiLevelType w:val="multilevel"/>
    <w:tmpl w:val="BB4CE3C2"/>
    <w:lvl w:ilvl="0">
      <w:start w:val="1"/>
      <w:numFmt w:val="decimal"/>
      <w:lvlText w:val="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654" w:hanging="360"/>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nsid w:val="0FB37D39"/>
    <w:multiLevelType w:val="hybridMultilevel"/>
    <w:tmpl w:val="69FA26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FFB394F"/>
    <w:multiLevelType w:val="hybridMultilevel"/>
    <w:tmpl w:val="86641F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0537765"/>
    <w:multiLevelType w:val="hybridMultilevel"/>
    <w:tmpl w:val="6A8CEB7E"/>
    <w:lvl w:ilvl="0" w:tplc="F11C636E">
      <w:start w:val="1"/>
      <w:numFmt w:val="decimal"/>
      <w:pStyle w:val="Heading2b"/>
      <w:lvlText w:val="1.%1"/>
      <w:lvlJc w:val="left"/>
      <w:pPr>
        <w:ind w:left="1146" w:hanging="360"/>
      </w:pPr>
      <w:rPr>
        <w:rFonts w:hint="default"/>
      </w:rPr>
    </w:lvl>
    <w:lvl w:ilvl="1" w:tplc="08090019" w:tentative="1">
      <w:start w:val="1"/>
      <w:numFmt w:val="lowerLetter"/>
      <w:pStyle w:val="Heading2b"/>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
    <w:nsid w:val="268B568B"/>
    <w:multiLevelType w:val="hybridMultilevel"/>
    <w:tmpl w:val="CC4AD61A"/>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2D3A3EC9"/>
    <w:multiLevelType w:val="hybridMultilevel"/>
    <w:tmpl w:val="C33EC5F8"/>
    <w:lvl w:ilvl="0" w:tplc="5BA42FC8">
      <w:start w:val="1"/>
      <w:numFmt w:val="decimal"/>
      <w:pStyle w:val="Captionfigures"/>
      <w:lvlText w:val="Fig.  %1."/>
      <w:lvlJc w:val="left"/>
      <w:pPr>
        <w:ind w:left="15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3365C93"/>
    <w:multiLevelType w:val="multilevel"/>
    <w:tmpl w:val="3E5008CA"/>
    <w:lvl w:ilvl="0">
      <w:start w:val="1"/>
      <w:numFmt w:val="decimal"/>
      <w:pStyle w:val="Number"/>
      <w:lvlText w:val="%1."/>
      <w:lvlJc w:val="left"/>
      <w:pPr>
        <w:ind w:left="360" w:hanging="360"/>
      </w:pPr>
      <w:rPr>
        <w:rFonts w:hint="default"/>
        <w:b/>
        <w:i w:val="0"/>
        <w:color w:val="00B0F0"/>
        <w:sz w:val="20"/>
        <w:szCs w:val="20"/>
        <w:lang w:val="en-GB"/>
      </w:rPr>
    </w:lvl>
    <w:lvl w:ilvl="1">
      <w:start w:val="1"/>
      <w:numFmt w:val="lowerLetter"/>
      <w:lvlText w:val="%2."/>
      <w:lvlJc w:val="left"/>
      <w:pPr>
        <w:tabs>
          <w:tab w:val="num" w:pos="1080"/>
        </w:tabs>
        <w:ind w:left="1080" w:hanging="360"/>
      </w:pPr>
      <w:rPr>
        <w:rFonts w:ascii="Arial" w:hAnsi="Arial" w:hint="default"/>
        <w:b/>
        <w:i w:val="0"/>
        <w:color w:val="084B88"/>
        <w:sz w:val="20"/>
        <w:szCs w:val="20"/>
      </w:rPr>
    </w:lvl>
    <w:lvl w:ilvl="2">
      <w:start w:val="1"/>
      <w:numFmt w:val="lowerRoman"/>
      <w:lvlText w:val="%3."/>
      <w:lvlJc w:val="left"/>
      <w:pPr>
        <w:tabs>
          <w:tab w:val="num" w:pos="1800"/>
        </w:tabs>
        <w:ind w:left="1440" w:hanging="360"/>
      </w:pPr>
      <w:rPr>
        <w:rFonts w:ascii="Arial" w:hAnsi="Arial" w:hint="default"/>
        <w:b/>
        <w:i w:val="0"/>
        <w:color w:val="084B88"/>
        <w:sz w:val="20"/>
        <w:szCs w:val="20"/>
      </w:rPr>
    </w:lvl>
    <w:lvl w:ilvl="3">
      <w:start w:val="1"/>
      <w:numFmt w:val="none"/>
      <w:suff w:val="nothing"/>
      <w:lvlText w:val=""/>
      <w:lvlJc w:val="left"/>
      <w:pPr>
        <w:ind w:left="1440" w:firstLine="3240"/>
      </w:pPr>
      <w:rPr>
        <w:rFonts w:ascii="Arial" w:hAnsi="Arial" w:hint="default"/>
        <w:color w:val="7096A1"/>
        <w:sz w:val="20"/>
      </w:rPr>
    </w:lvl>
    <w:lvl w:ilvl="4">
      <w:start w:val="1"/>
      <w:numFmt w:val="none"/>
      <w:suff w:val="nothing"/>
      <w:lvlText w:val=""/>
      <w:lvlJc w:val="left"/>
      <w:pPr>
        <w:ind w:left="1440" w:firstLine="3240"/>
      </w:pPr>
      <w:rPr>
        <w:rFonts w:ascii="Arial" w:hAnsi="Arial" w:hint="default"/>
        <w:color w:val="7096A1"/>
        <w:sz w:val="20"/>
      </w:rPr>
    </w:lvl>
    <w:lvl w:ilvl="5">
      <w:start w:val="1"/>
      <w:numFmt w:val="none"/>
      <w:lvlText w:val=""/>
      <w:lvlJc w:val="left"/>
      <w:pPr>
        <w:tabs>
          <w:tab w:val="num" w:pos="6840"/>
        </w:tabs>
        <w:ind w:left="1440" w:firstLine="5040"/>
      </w:pPr>
      <w:rPr>
        <w:rFonts w:hint="default"/>
      </w:rPr>
    </w:lvl>
    <w:lvl w:ilvl="6">
      <w:start w:val="1"/>
      <w:numFmt w:val="none"/>
      <w:lvlText w:val=""/>
      <w:lvlJc w:val="left"/>
      <w:pPr>
        <w:tabs>
          <w:tab w:val="num" w:pos="7200"/>
        </w:tabs>
        <w:ind w:left="1440" w:firstLine="5400"/>
      </w:pPr>
      <w:rPr>
        <w:rFonts w:hint="default"/>
      </w:rPr>
    </w:lvl>
    <w:lvl w:ilvl="7">
      <w:start w:val="1"/>
      <w:numFmt w:val="none"/>
      <w:lvlText w:val=""/>
      <w:lvlJc w:val="left"/>
      <w:pPr>
        <w:tabs>
          <w:tab w:val="num" w:pos="7560"/>
        </w:tabs>
        <w:ind w:left="1440" w:firstLine="5760"/>
      </w:pPr>
      <w:rPr>
        <w:rFonts w:hint="default"/>
      </w:rPr>
    </w:lvl>
    <w:lvl w:ilvl="8">
      <w:start w:val="1"/>
      <w:numFmt w:val="none"/>
      <w:lvlText w:val=""/>
      <w:lvlJc w:val="left"/>
      <w:pPr>
        <w:tabs>
          <w:tab w:val="num" w:pos="7920"/>
        </w:tabs>
        <w:ind w:left="1440" w:firstLine="6120"/>
      </w:pPr>
      <w:rPr>
        <w:rFonts w:hint="default"/>
      </w:rPr>
    </w:lvl>
  </w:abstractNum>
  <w:abstractNum w:abstractNumId="17">
    <w:nsid w:val="361A4F1D"/>
    <w:multiLevelType w:val="multilevel"/>
    <w:tmpl w:val="BB4CE3C2"/>
    <w:lvl w:ilvl="0">
      <w:start w:val="1"/>
      <w:numFmt w:val="decimal"/>
      <w:lvlText w:val="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654" w:hanging="360"/>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8">
    <w:nsid w:val="373E16CB"/>
    <w:multiLevelType w:val="hybridMultilevel"/>
    <w:tmpl w:val="5CDAA7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3DDB4B56"/>
    <w:multiLevelType w:val="hybridMultilevel"/>
    <w:tmpl w:val="C666EF0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E1C6CC1"/>
    <w:multiLevelType w:val="hybridMultilevel"/>
    <w:tmpl w:val="E50E102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F16ED5"/>
    <w:multiLevelType w:val="hybridMultilevel"/>
    <w:tmpl w:val="3A1A7C30"/>
    <w:lvl w:ilvl="0" w:tplc="C4DCBB5C">
      <w:start w:val="1"/>
      <w:numFmt w:val="bullet"/>
      <w:pStyle w:val="procedurestartlogoINT"/>
      <w:lvlText w:val=""/>
      <w:lvlPicBulletId w:val="1"/>
      <w:lvlJc w:val="left"/>
      <w:pPr>
        <w:ind w:left="323" w:hanging="360"/>
      </w:pPr>
      <w:rPr>
        <w:rFonts w:ascii="Symbol" w:hAnsi="Symbol" w:hint="default"/>
        <w:color w:val="auto"/>
      </w:rPr>
    </w:lvl>
    <w:lvl w:ilvl="1" w:tplc="08090003" w:tentative="1">
      <w:start w:val="1"/>
      <w:numFmt w:val="bullet"/>
      <w:lvlText w:val="o"/>
      <w:lvlJc w:val="left"/>
      <w:pPr>
        <w:ind w:left="1043" w:hanging="360"/>
      </w:pPr>
      <w:rPr>
        <w:rFonts w:ascii="Courier New" w:hAnsi="Courier New" w:cs="Courier New" w:hint="default"/>
      </w:rPr>
    </w:lvl>
    <w:lvl w:ilvl="2" w:tplc="08090005" w:tentative="1">
      <w:start w:val="1"/>
      <w:numFmt w:val="bullet"/>
      <w:lvlText w:val=""/>
      <w:lvlJc w:val="left"/>
      <w:pPr>
        <w:ind w:left="1763" w:hanging="360"/>
      </w:pPr>
      <w:rPr>
        <w:rFonts w:ascii="Wingdings" w:hAnsi="Wingdings" w:hint="default"/>
      </w:rPr>
    </w:lvl>
    <w:lvl w:ilvl="3" w:tplc="08090001" w:tentative="1">
      <w:start w:val="1"/>
      <w:numFmt w:val="bullet"/>
      <w:lvlText w:val=""/>
      <w:lvlJc w:val="left"/>
      <w:pPr>
        <w:ind w:left="2483" w:hanging="360"/>
      </w:pPr>
      <w:rPr>
        <w:rFonts w:ascii="Symbol" w:hAnsi="Symbol" w:hint="default"/>
      </w:rPr>
    </w:lvl>
    <w:lvl w:ilvl="4" w:tplc="08090003" w:tentative="1">
      <w:start w:val="1"/>
      <w:numFmt w:val="bullet"/>
      <w:lvlText w:val="o"/>
      <w:lvlJc w:val="left"/>
      <w:pPr>
        <w:ind w:left="3203" w:hanging="360"/>
      </w:pPr>
      <w:rPr>
        <w:rFonts w:ascii="Courier New" w:hAnsi="Courier New" w:cs="Courier New" w:hint="default"/>
      </w:rPr>
    </w:lvl>
    <w:lvl w:ilvl="5" w:tplc="08090005" w:tentative="1">
      <w:start w:val="1"/>
      <w:numFmt w:val="bullet"/>
      <w:lvlText w:val=""/>
      <w:lvlJc w:val="left"/>
      <w:pPr>
        <w:ind w:left="3923" w:hanging="360"/>
      </w:pPr>
      <w:rPr>
        <w:rFonts w:ascii="Wingdings" w:hAnsi="Wingdings" w:hint="default"/>
      </w:rPr>
    </w:lvl>
    <w:lvl w:ilvl="6" w:tplc="08090001" w:tentative="1">
      <w:start w:val="1"/>
      <w:numFmt w:val="bullet"/>
      <w:lvlText w:val=""/>
      <w:lvlJc w:val="left"/>
      <w:pPr>
        <w:ind w:left="4643" w:hanging="360"/>
      </w:pPr>
      <w:rPr>
        <w:rFonts w:ascii="Symbol" w:hAnsi="Symbol" w:hint="default"/>
      </w:rPr>
    </w:lvl>
    <w:lvl w:ilvl="7" w:tplc="08090003" w:tentative="1">
      <w:start w:val="1"/>
      <w:numFmt w:val="bullet"/>
      <w:lvlText w:val="o"/>
      <w:lvlJc w:val="left"/>
      <w:pPr>
        <w:ind w:left="5363" w:hanging="360"/>
      </w:pPr>
      <w:rPr>
        <w:rFonts w:ascii="Courier New" w:hAnsi="Courier New" w:cs="Courier New" w:hint="default"/>
      </w:rPr>
    </w:lvl>
    <w:lvl w:ilvl="8" w:tplc="08090005" w:tentative="1">
      <w:start w:val="1"/>
      <w:numFmt w:val="bullet"/>
      <w:lvlText w:val=""/>
      <w:lvlJc w:val="left"/>
      <w:pPr>
        <w:ind w:left="6083" w:hanging="360"/>
      </w:pPr>
      <w:rPr>
        <w:rFonts w:ascii="Wingdings" w:hAnsi="Wingdings" w:hint="default"/>
      </w:rPr>
    </w:lvl>
  </w:abstractNum>
  <w:abstractNum w:abstractNumId="22">
    <w:nsid w:val="439B637C"/>
    <w:multiLevelType w:val="hybridMultilevel"/>
    <w:tmpl w:val="B9580C44"/>
    <w:lvl w:ilvl="0" w:tplc="0D12D148">
      <w:start w:val="1"/>
      <w:numFmt w:val="bullet"/>
      <w:pStyle w:val="Remark"/>
      <w:lvlText w:val=""/>
      <w:lvlPicBulletId w:val="2"/>
      <w:lvlJc w:val="left"/>
      <w:pPr>
        <w:ind w:left="1080" w:hanging="360"/>
      </w:pPr>
      <w:rPr>
        <w:rFonts w:ascii="Symbol" w:hAnsi="Symbol" w:hint="default"/>
        <w:color w:val="auto"/>
        <w:sz w:val="32"/>
      </w:rPr>
    </w:lvl>
    <w:lvl w:ilvl="1" w:tplc="8430BA3E">
      <w:numFmt w:val="bullet"/>
      <w:lvlText w:val="-"/>
      <w:lvlJc w:val="left"/>
      <w:pPr>
        <w:ind w:left="1800" w:hanging="360"/>
      </w:pPr>
      <w:rPr>
        <w:rFonts w:ascii="EC Square Sans Pro" w:eastAsiaTheme="minorHAnsi" w:hAnsi="EC Square Sans Pro"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AC00E2"/>
    <w:multiLevelType w:val="multilevel"/>
    <w:tmpl w:val="B0EE49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i w:val="0"/>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ECE75A3"/>
    <w:multiLevelType w:val="hybridMultilevel"/>
    <w:tmpl w:val="B0508DF8"/>
    <w:lvl w:ilvl="0" w:tplc="E8801FAE">
      <w:numFmt w:val="bullet"/>
      <w:lvlText w:val="•"/>
      <w:lvlJc w:val="left"/>
      <w:pPr>
        <w:ind w:left="720" w:hanging="360"/>
      </w:pPr>
      <w:rPr>
        <w:rFonts w:ascii="EC Square Sans Pro" w:eastAsia="Times New Roman" w:hAnsi="EC Square Sans Pro" w:cs="Arial-Italic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F204297"/>
    <w:multiLevelType w:val="hybridMultilevel"/>
    <w:tmpl w:val="97ECD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D1838C6"/>
    <w:multiLevelType w:val="hybridMultilevel"/>
    <w:tmpl w:val="A7FC1E8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DA25C7E"/>
    <w:multiLevelType w:val="multilevel"/>
    <w:tmpl w:val="812E625C"/>
    <w:lvl w:ilvl="0">
      <w:start w:val="1"/>
      <w:numFmt w:val="decimal"/>
      <w:lvlText w:val="%1."/>
      <w:lvlJc w:val="left"/>
      <w:pPr>
        <w:ind w:left="2700" w:hanging="36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28">
    <w:nsid w:val="695F411E"/>
    <w:multiLevelType w:val="multilevel"/>
    <w:tmpl w:val="BA76D6AE"/>
    <w:lvl w:ilvl="0">
      <w:start w:val="1"/>
      <w:numFmt w:val="decimal"/>
      <w:lvlText w:val="1.%1"/>
      <w:lvlJc w:val="left"/>
      <w:pPr>
        <w:ind w:left="360" w:hanging="36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654" w:hanging="360"/>
      </w:pPr>
      <w:rPr>
        <w:rFonts w:hint="default"/>
      </w:rPr>
    </w:lvl>
    <w:lvl w:ilvl="2">
      <w:start w:val="1"/>
      <w:numFmt w:val="lowerRoman"/>
      <w:lvlText w:val="%3."/>
      <w:lvlJc w:val="right"/>
      <w:pPr>
        <w:ind w:left="1374" w:hanging="180"/>
      </w:pPr>
      <w:rPr>
        <w:rFonts w:hint="default"/>
      </w:rPr>
    </w:lvl>
    <w:lvl w:ilvl="3">
      <w:start w:val="1"/>
      <w:numFmt w:val="decimal"/>
      <w:lvlText w:val="%4."/>
      <w:lvlJc w:val="left"/>
      <w:pPr>
        <w:ind w:left="2094" w:hanging="360"/>
      </w:pPr>
      <w:rPr>
        <w:rFonts w:hint="default"/>
      </w:rPr>
    </w:lvl>
    <w:lvl w:ilvl="4">
      <w:start w:val="1"/>
      <w:numFmt w:val="lowerLetter"/>
      <w:lvlText w:val="%5."/>
      <w:lvlJc w:val="left"/>
      <w:pPr>
        <w:ind w:left="2814" w:hanging="360"/>
      </w:pPr>
      <w:rPr>
        <w:rFonts w:hint="default"/>
      </w:rPr>
    </w:lvl>
    <w:lvl w:ilvl="5">
      <w:start w:val="1"/>
      <w:numFmt w:val="lowerRoman"/>
      <w:lvlText w:val="%6."/>
      <w:lvlJc w:val="right"/>
      <w:pPr>
        <w:ind w:left="3534" w:hanging="180"/>
      </w:pPr>
      <w:rPr>
        <w:rFonts w:hint="default"/>
      </w:rPr>
    </w:lvl>
    <w:lvl w:ilvl="6">
      <w:start w:val="1"/>
      <w:numFmt w:val="decimal"/>
      <w:lvlText w:val="%7."/>
      <w:lvlJc w:val="left"/>
      <w:pPr>
        <w:ind w:left="4254" w:hanging="360"/>
      </w:pPr>
      <w:rPr>
        <w:rFonts w:hint="default"/>
      </w:rPr>
    </w:lvl>
    <w:lvl w:ilvl="7">
      <w:start w:val="1"/>
      <w:numFmt w:val="lowerLetter"/>
      <w:lvlText w:val="%8."/>
      <w:lvlJc w:val="left"/>
      <w:pPr>
        <w:ind w:left="4974" w:hanging="360"/>
      </w:pPr>
      <w:rPr>
        <w:rFonts w:hint="default"/>
      </w:rPr>
    </w:lvl>
    <w:lvl w:ilvl="8">
      <w:start w:val="1"/>
      <w:numFmt w:val="lowerRoman"/>
      <w:lvlText w:val="%9."/>
      <w:lvlJc w:val="right"/>
      <w:pPr>
        <w:ind w:left="5694" w:hanging="180"/>
      </w:pPr>
      <w:rPr>
        <w:rFonts w:hint="default"/>
      </w:rPr>
    </w:lvl>
  </w:abstractNum>
  <w:abstractNum w:abstractNumId="29">
    <w:nsid w:val="70C637C5"/>
    <w:multiLevelType w:val="hybridMultilevel"/>
    <w:tmpl w:val="1DE40414"/>
    <w:lvl w:ilvl="0" w:tplc="CB5E49E6">
      <w:start w:val="1"/>
      <w:numFmt w:val="bullet"/>
      <w:pStyle w:val="Warning"/>
      <w:lvlText w:val=""/>
      <w:lvlPicBulletId w:val="3"/>
      <w:lvlJc w:val="left"/>
      <w:pPr>
        <w:ind w:left="720" w:hanging="360"/>
      </w:pPr>
      <w:rPr>
        <w:rFonts w:ascii="Symbol" w:hAnsi="Symbol"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FF24C8"/>
    <w:multiLevelType w:val="hybridMultilevel"/>
    <w:tmpl w:val="746263CA"/>
    <w:lvl w:ilvl="0" w:tplc="263AF4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D72409E"/>
    <w:multiLevelType w:val="hybridMultilevel"/>
    <w:tmpl w:val="3E7EB5B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ECA5046"/>
    <w:multiLevelType w:val="hybridMultilevel"/>
    <w:tmpl w:val="B9B870A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8"/>
  </w:num>
  <w:num w:numId="5">
    <w:abstractNumId w:val="26"/>
  </w:num>
  <w:num w:numId="6">
    <w:abstractNumId w:val="27"/>
  </w:num>
  <w:num w:numId="7">
    <w:abstractNumId w:val="21"/>
  </w:num>
  <w:num w:numId="8">
    <w:abstractNumId w:val="16"/>
  </w:num>
  <w:num w:numId="9">
    <w:abstractNumId w:val="28"/>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14"/>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8"/>
    <w:lvlOverride w:ilvl="0">
      <w:startOverride w:val="1"/>
    </w:lvlOverride>
  </w:num>
  <w:num w:numId="17">
    <w:abstractNumId w:val="28"/>
    <w:lvlOverride w:ilvl="0">
      <w:startOverride w:val="1"/>
    </w:lvlOverride>
  </w:num>
  <w:num w:numId="18">
    <w:abstractNumId w:val="28"/>
    <w:lvlOverride w:ilvl="0">
      <w:startOverride w:val="1"/>
    </w:lvlOverride>
  </w:num>
  <w:num w:numId="19">
    <w:abstractNumId w:val="28"/>
  </w:num>
  <w:num w:numId="20">
    <w:abstractNumId w:val="28"/>
    <w:lvlOverride w:ilvl="0">
      <w:startOverride w:val="1"/>
    </w:lvlOverride>
  </w:num>
  <w:num w:numId="21">
    <w:abstractNumId w:val="13"/>
  </w:num>
  <w:num w:numId="22">
    <w:abstractNumId w:val="13"/>
    <w:lvlOverride w:ilvl="0">
      <w:startOverride w:val="1"/>
    </w:lvlOverride>
  </w:num>
  <w:num w:numId="23">
    <w:abstractNumId w:val="13"/>
    <w:lvlOverride w:ilvl="0">
      <w:startOverride w:val="1"/>
    </w:lvlOverride>
  </w:num>
  <w:num w:numId="24">
    <w:abstractNumId w:val="28"/>
    <w:lvlOverride w:ilvl="0">
      <w:startOverride w:val="1"/>
    </w:lvlOverride>
  </w:num>
  <w:num w:numId="25">
    <w:abstractNumId w:val="28"/>
    <w:lvlOverride w:ilvl="0">
      <w:startOverride w:val="1"/>
    </w:lvlOverride>
  </w:num>
  <w:num w:numId="26">
    <w:abstractNumId w:val="10"/>
  </w:num>
  <w:num w:numId="27">
    <w:abstractNumId w:val="17"/>
  </w:num>
  <w:num w:numId="28">
    <w:abstractNumId w:val="7"/>
  </w:num>
  <w:num w:numId="29">
    <w:abstractNumId w:val="6"/>
  </w:num>
  <w:num w:numId="30">
    <w:abstractNumId w:val="5"/>
  </w:num>
  <w:num w:numId="31">
    <w:abstractNumId w:val="4"/>
  </w:num>
  <w:num w:numId="32">
    <w:abstractNumId w:val="3"/>
  </w:num>
  <w:num w:numId="33">
    <w:abstractNumId w:val="2"/>
  </w:num>
  <w:num w:numId="34">
    <w:abstractNumId w:val="1"/>
  </w:num>
  <w:num w:numId="35">
    <w:abstractNumId w:val="0"/>
  </w:num>
  <w:num w:numId="36">
    <w:abstractNumId w:val="23"/>
  </w:num>
  <w:num w:numId="37">
    <w:abstractNumId w:val="25"/>
  </w:num>
  <w:num w:numId="38">
    <w:abstractNumId w:val="30"/>
  </w:num>
  <w:num w:numId="39">
    <w:abstractNumId w:val="29"/>
  </w:num>
  <w:num w:numId="40">
    <w:abstractNumId w:val="31"/>
  </w:num>
  <w:num w:numId="41">
    <w:abstractNumId w:val="24"/>
  </w:num>
  <w:num w:numId="42">
    <w:abstractNumId w:val="32"/>
  </w:num>
  <w:num w:numId="43">
    <w:abstractNumId w:val="19"/>
  </w:num>
  <w:num w:numId="44">
    <w:abstractNumId w:val="11"/>
  </w:num>
  <w:num w:numId="45">
    <w:abstractNumId w:val="20"/>
  </w:num>
  <w:num w:numId="46">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0B60C3"/>
    <w:rsid w:val="00002A7A"/>
    <w:rsid w:val="000043DE"/>
    <w:rsid w:val="00004972"/>
    <w:rsid w:val="00005102"/>
    <w:rsid w:val="00005FFB"/>
    <w:rsid w:val="000071BA"/>
    <w:rsid w:val="00014414"/>
    <w:rsid w:val="00017487"/>
    <w:rsid w:val="000264B8"/>
    <w:rsid w:val="00030966"/>
    <w:rsid w:val="000313F1"/>
    <w:rsid w:val="000425BA"/>
    <w:rsid w:val="0004412D"/>
    <w:rsid w:val="00047C46"/>
    <w:rsid w:val="00054601"/>
    <w:rsid w:val="0006164C"/>
    <w:rsid w:val="00074068"/>
    <w:rsid w:val="00081C12"/>
    <w:rsid w:val="0008286C"/>
    <w:rsid w:val="00091533"/>
    <w:rsid w:val="000924CB"/>
    <w:rsid w:val="000A5833"/>
    <w:rsid w:val="000B446A"/>
    <w:rsid w:val="000B60C3"/>
    <w:rsid w:val="000C221B"/>
    <w:rsid w:val="000C2B20"/>
    <w:rsid w:val="000C4BAC"/>
    <w:rsid w:val="000D366D"/>
    <w:rsid w:val="000E6876"/>
    <w:rsid w:val="000E6C68"/>
    <w:rsid w:val="000F15EC"/>
    <w:rsid w:val="000F3E07"/>
    <w:rsid w:val="000F50FF"/>
    <w:rsid w:val="00101774"/>
    <w:rsid w:val="00103822"/>
    <w:rsid w:val="00110D86"/>
    <w:rsid w:val="00113AA8"/>
    <w:rsid w:val="001250DA"/>
    <w:rsid w:val="00125F00"/>
    <w:rsid w:val="00127F4D"/>
    <w:rsid w:val="0013086C"/>
    <w:rsid w:val="00133F18"/>
    <w:rsid w:val="00136EAB"/>
    <w:rsid w:val="00140F79"/>
    <w:rsid w:val="0014477F"/>
    <w:rsid w:val="00144E3E"/>
    <w:rsid w:val="001466F0"/>
    <w:rsid w:val="00147DB7"/>
    <w:rsid w:val="00151210"/>
    <w:rsid w:val="00161AA1"/>
    <w:rsid w:val="001634E3"/>
    <w:rsid w:val="00167732"/>
    <w:rsid w:val="00171819"/>
    <w:rsid w:val="00176CA4"/>
    <w:rsid w:val="00180403"/>
    <w:rsid w:val="00183A4F"/>
    <w:rsid w:val="00193119"/>
    <w:rsid w:val="00193BFA"/>
    <w:rsid w:val="001B16AD"/>
    <w:rsid w:val="001B17ED"/>
    <w:rsid w:val="001B67F4"/>
    <w:rsid w:val="001B78EB"/>
    <w:rsid w:val="001B7B04"/>
    <w:rsid w:val="001C0911"/>
    <w:rsid w:val="001C3676"/>
    <w:rsid w:val="001D6B37"/>
    <w:rsid w:val="001D7EAE"/>
    <w:rsid w:val="001E19A1"/>
    <w:rsid w:val="001F3661"/>
    <w:rsid w:val="001F5E0C"/>
    <w:rsid w:val="002016F5"/>
    <w:rsid w:val="00202702"/>
    <w:rsid w:val="00202B06"/>
    <w:rsid w:val="00204EB9"/>
    <w:rsid w:val="00216EF4"/>
    <w:rsid w:val="002216F2"/>
    <w:rsid w:val="00231029"/>
    <w:rsid w:val="002324A7"/>
    <w:rsid w:val="00237938"/>
    <w:rsid w:val="00240D26"/>
    <w:rsid w:val="00241AD3"/>
    <w:rsid w:val="00242ED8"/>
    <w:rsid w:val="00243761"/>
    <w:rsid w:val="0024427B"/>
    <w:rsid w:val="00256F5B"/>
    <w:rsid w:val="00267932"/>
    <w:rsid w:val="00271F04"/>
    <w:rsid w:val="0028174E"/>
    <w:rsid w:val="00284E63"/>
    <w:rsid w:val="00294122"/>
    <w:rsid w:val="002A5DC0"/>
    <w:rsid w:val="002B175A"/>
    <w:rsid w:val="002B7011"/>
    <w:rsid w:val="002C0AFE"/>
    <w:rsid w:val="002C6CBD"/>
    <w:rsid w:val="002D2D96"/>
    <w:rsid w:val="002D72E2"/>
    <w:rsid w:val="002E0C21"/>
    <w:rsid w:val="002E0E1B"/>
    <w:rsid w:val="002E4137"/>
    <w:rsid w:val="002E4F07"/>
    <w:rsid w:val="002E556F"/>
    <w:rsid w:val="002F117A"/>
    <w:rsid w:val="002F1B17"/>
    <w:rsid w:val="003020BD"/>
    <w:rsid w:val="00306DBA"/>
    <w:rsid w:val="003077DB"/>
    <w:rsid w:val="00310175"/>
    <w:rsid w:val="00314D19"/>
    <w:rsid w:val="00316D1E"/>
    <w:rsid w:val="00321284"/>
    <w:rsid w:val="00324011"/>
    <w:rsid w:val="0032778A"/>
    <w:rsid w:val="00327C02"/>
    <w:rsid w:val="00331428"/>
    <w:rsid w:val="0033579C"/>
    <w:rsid w:val="00337E1C"/>
    <w:rsid w:val="00342314"/>
    <w:rsid w:val="00344C56"/>
    <w:rsid w:val="003465D3"/>
    <w:rsid w:val="00346755"/>
    <w:rsid w:val="00360DC5"/>
    <w:rsid w:val="003628F2"/>
    <w:rsid w:val="003676B6"/>
    <w:rsid w:val="0037752B"/>
    <w:rsid w:val="00383485"/>
    <w:rsid w:val="00384633"/>
    <w:rsid w:val="00392B2B"/>
    <w:rsid w:val="003975B2"/>
    <w:rsid w:val="003A025F"/>
    <w:rsid w:val="003A092E"/>
    <w:rsid w:val="003A42F2"/>
    <w:rsid w:val="003B5D0F"/>
    <w:rsid w:val="003C09D6"/>
    <w:rsid w:val="003C5FB8"/>
    <w:rsid w:val="003C6E50"/>
    <w:rsid w:val="003C795A"/>
    <w:rsid w:val="003E4BD9"/>
    <w:rsid w:val="003E5442"/>
    <w:rsid w:val="004028AC"/>
    <w:rsid w:val="00423921"/>
    <w:rsid w:val="00424F5A"/>
    <w:rsid w:val="004273D5"/>
    <w:rsid w:val="00427E7A"/>
    <w:rsid w:val="00451703"/>
    <w:rsid w:val="004517A1"/>
    <w:rsid w:val="00454ACF"/>
    <w:rsid w:val="00456012"/>
    <w:rsid w:val="0046019A"/>
    <w:rsid w:val="00475F21"/>
    <w:rsid w:val="00481EE7"/>
    <w:rsid w:val="00483688"/>
    <w:rsid w:val="00484091"/>
    <w:rsid w:val="004847F0"/>
    <w:rsid w:val="0049184B"/>
    <w:rsid w:val="00494AFD"/>
    <w:rsid w:val="004A34B0"/>
    <w:rsid w:val="004A352D"/>
    <w:rsid w:val="004A4ED4"/>
    <w:rsid w:val="004A64C0"/>
    <w:rsid w:val="004A6A14"/>
    <w:rsid w:val="004A75BA"/>
    <w:rsid w:val="004A7AFA"/>
    <w:rsid w:val="004B3B4B"/>
    <w:rsid w:val="004B4927"/>
    <w:rsid w:val="004B5276"/>
    <w:rsid w:val="004B5755"/>
    <w:rsid w:val="004C3A45"/>
    <w:rsid w:val="004D752B"/>
    <w:rsid w:val="004E3917"/>
    <w:rsid w:val="004E6152"/>
    <w:rsid w:val="004F3FBE"/>
    <w:rsid w:val="004F6E9D"/>
    <w:rsid w:val="005125AC"/>
    <w:rsid w:val="00513D13"/>
    <w:rsid w:val="00516D7F"/>
    <w:rsid w:val="00517CEE"/>
    <w:rsid w:val="00531400"/>
    <w:rsid w:val="00534926"/>
    <w:rsid w:val="00534D88"/>
    <w:rsid w:val="00537CB2"/>
    <w:rsid w:val="005416F0"/>
    <w:rsid w:val="00543BBE"/>
    <w:rsid w:val="00550848"/>
    <w:rsid w:val="00560035"/>
    <w:rsid w:val="00567AD8"/>
    <w:rsid w:val="00572125"/>
    <w:rsid w:val="005850DF"/>
    <w:rsid w:val="0058539A"/>
    <w:rsid w:val="005901E9"/>
    <w:rsid w:val="0059578E"/>
    <w:rsid w:val="0059719D"/>
    <w:rsid w:val="005A6985"/>
    <w:rsid w:val="005B32FA"/>
    <w:rsid w:val="005B50C4"/>
    <w:rsid w:val="005B5F5E"/>
    <w:rsid w:val="005C2377"/>
    <w:rsid w:val="005D0BE7"/>
    <w:rsid w:val="005D24FD"/>
    <w:rsid w:val="005D2D44"/>
    <w:rsid w:val="005D496E"/>
    <w:rsid w:val="005E0DBA"/>
    <w:rsid w:val="005E1B70"/>
    <w:rsid w:val="005E43F7"/>
    <w:rsid w:val="005E5ED9"/>
    <w:rsid w:val="005F3C79"/>
    <w:rsid w:val="005F5585"/>
    <w:rsid w:val="005F7210"/>
    <w:rsid w:val="006017D6"/>
    <w:rsid w:val="006019D4"/>
    <w:rsid w:val="00605388"/>
    <w:rsid w:val="006063BD"/>
    <w:rsid w:val="00610394"/>
    <w:rsid w:val="00610D79"/>
    <w:rsid w:val="00611F6C"/>
    <w:rsid w:val="006263C2"/>
    <w:rsid w:val="00631444"/>
    <w:rsid w:val="006366D5"/>
    <w:rsid w:val="0063727A"/>
    <w:rsid w:val="00640762"/>
    <w:rsid w:val="00653D89"/>
    <w:rsid w:val="00656F66"/>
    <w:rsid w:val="00660276"/>
    <w:rsid w:val="006618F1"/>
    <w:rsid w:val="00667D77"/>
    <w:rsid w:val="0067230A"/>
    <w:rsid w:val="00676143"/>
    <w:rsid w:val="00683253"/>
    <w:rsid w:val="006915E8"/>
    <w:rsid w:val="00692463"/>
    <w:rsid w:val="00693284"/>
    <w:rsid w:val="006970CE"/>
    <w:rsid w:val="006B1710"/>
    <w:rsid w:val="006B33C2"/>
    <w:rsid w:val="006B6994"/>
    <w:rsid w:val="006C440C"/>
    <w:rsid w:val="006C63D9"/>
    <w:rsid w:val="006D43D3"/>
    <w:rsid w:val="006D4E1B"/>
    <w:rsid w:val="006D691A"/>
    <w:rsid w:val="006E1663"/>
    <w:rsid w:val="006E3289"/>
    <w:rsid w:val="006E33C3"/>
    <w:rsid w:val="006F3067"/>
    <w:rsid w:val="006F5F49"/>
    <w:rsid w:val="0070200C"/>
    <w:rsid w:val="007105B2"/>
    <w:rsid w:val="0071564F"/>
    <w:rsid w:val="007159FE"/>
    <w:rsid w:val="00717580"/>
    <w:rsid w:val="00720942"/>
    <w:rsid w:val="00721FC5"/>
    <w:rsid w:val="0072508C"/>
    <w:rsid w:val="00735E11"/>
    <w:rsid w:val="0073701E"/>
    <w:rsid w:val="007414B2"/>
    <w:rsid w:val="007425A6"/>
    <w:rsid w:val="00746797"/>
    <w:rsid w:val="00757D27"/>
    <w:rsid w:val="00767D2D"/>
    <w:rsid w:val="00771D7E"/>
    <w:rsid w:val="00772D5B"/>
    <w:rsid w:val="00781D8A"/>
    <w:rsid w:val="007825DE"/>
    <w:rsid w:val="00794A8A"/>
    <w:rsid w:val="007A3C4D"/>
    <w:rsid w:val="007A5E79"/>
    <w:rsid w:val="007B2F26"/>
    <w:rsid w:val="007B3A51"/>
    <w:rsid w:val="007B4B40"/>
    <w:rsid w:val="007C120F"/>
    <w:rsid w:val="007C284B"/>
    <w:rsid w:val="007C30E0"/>
    <w:rsid w:val="007C459A"/>
    <w:rsid w:val="007D330D"/>
    <w:rsid w:val="007E3994"/>
    <w:rsid w:val="007F05A7"/>
    <w:rsid w:val="007F1EE0"/>
    <w:rsid w:val="007F3CB4"/>
    <w:rsid w:val="007F77AE"/>
    <w:rsid w:val="00806DC5"/>
    <w:rsid w:val="008076EC"/>
    <w:rsid w:val="00813883"/>
    <w:rsid w:val="00813F89"/>
    <w:rsid w:val="00815388"/>
    <w:rsid w:val="00817224"/>
    <w:rsid w:val="00844C64"/>
    <w:rsid w:val="00847A96"/>
    <w:rsid w:val="008514D7"/>
    <w:rsid w:val="0085301E"/>
    <w:rsid w:val="008557BD"/>
    <w:rsid w:val="00862B24"/>
    <w:rsid w:val="00867FE0"/>
    <w:rsid w:val="008711A2"/>
    <w:rsid w:val="00872526"/>
    <w:rsid w:val="008772A2"/>
    <w:rsid w:val="0088044F"/>
    <w:rsid w:val="008813C2"/>
    <w:rsid w:val="00884046"/>
    <w:rsid w:val="008845D0"/>
    <w:rsid w:val="00887260"/>
    <w:rsid w:val="00895B00"/>
    <w:rsid w:val="00896589"/>
    <w:rsid w:val="008A227A"/>
    <w:rsid w:val="008A4B3B"/>
    <w:rsid w:val="008A52C4"/>
    <w:rsid w:val="008B4FCE"/>
    <w:rsid w:val="008B5197"/>
    <w:rsid w:val="008B664B"/>
    <w:rsid w:val="008C1E70"/>
    <w:rsid w:val="008C63EC"/>
    <w:rsid w:val="008C6873"/>
    <w:rsid w:val="008D7610"/>
    <w:rsid w:val="008D7812"/>
    <w:rsid w:val="008E2BF8"/>
    <w:rsid w:val="008E7CFE"/>
    <w:rsid w:val="008F601E"/>
    <w:rsid w:val="00901EA4"/>
    <w:rsid w:val="00903E11"/>
    <w:rsid w:val="009066C9"/>
    <w:rsid w:val="00907AFF"/>
    <w:rsid w:val="00912187"/>
    <w:rsid w:val="009315E1"/>
    <w:rsid w:val="00932628"/>
    <w:rsid w:val="009344C0"/>
    <w:rsid w:val="00936A5B"/>
    <w:rsid w:val="009428B8"/>
    <w:rsid w:val="0095216F"/>
    <w:rsid w:val="009650C9"/>
    <w:rsid w:val="0096746E"/>
    <w:rsid w:val="00967BC6"/>
    <w:rsid w:val="00975881"/>
    <w:rsid w:val="0097646C"/>
    <w:rsid w:val="00977F77"/>
    <w:rsid w:val="009800DD"/>
    <w:rsid w:val="009826A8"/>
    <w:rsid w:val="009826E2"/>
    <w:rsid w:val="00983726"/>
    <w:rsid w:val="009852A3"/>
    <w:rsid w:val="009859A6"/>
    <w:rsid w:val="009867B6"/>
    <w:rsid w:val="009878AF"/>
    <w:rsid w:val="009915BA"/>
    <w:rsid w:val="00991F79"/>
    <w:rsid w:val="00992A6F"/>
    <w:rsid w:val="009B362D"/>
    <w:rsid w:val="009B5261"/>
    <w:rsid w:val="009B6BFB"/>
    <w:rsid w:val="009C3445"/>
    <w:rsid w:val="009C7294"/>
    <w:rsid w:val="009C7A03"/>
    <w:rsid w:val="009D0E21"/>
    <w:rsid w:val="009D15F8"/>
    <w:rsid w:val="009D4BFB"/>
    <w:rsid w:val="009E4CAB"/>
    <w:rsid w:val="009E7457"/>
    <w:rsid w:val="009F3D20"/>
    <w:rsid w:val="009F74C8"/>
    <w:rsid w:val="00A01499"/>
    <w:rsid w:val="00A029C9"/>
    <w:rsid w:val="00A03A8D"/>
    <w:rsid w:val="00A07ECF"/>
    <w:rsid w:val="00A17B34"/>
    <w:rsid w:val="00A312C5"/>
    <w:rsid w:val="00A33795"/>
    <w:rsid w:val="00A36E38"/>
    <w:rsid w:val="00A4656E"/>
    <w:rsid w:val="00A50100"/>
    <w:rsid w:val="00A50346"/>
    <w:rsid w:val="00A50B0C"/>
    <w:rsid w:val="00A54FB0"/>
    <w:rsid w:val="00A55977"/>
    <w:rsid w:val="00A60EF4"/>
    <w:rsid w:val="00A61496"/>
    <w:rsid w:val="00A709FA"/>
    <w:rsid w:val="00A75D81"/>
    <w:rsid w:val="00A8777D"/>
    <w:rsid w:val="00A87D01"/>
    <w:rsid w:val="00A91047"/>
    <w:rsid w:val="00A95CFC"/>
    <w:rsid w:val="00A972DA"/>
    <w:rsid w:val="00AA717C"/>
    <w:rsid w:val="00AB61D1"/>
    <w:rsid w:val="00AB7FF2"/>
    <w:rsid w:val="00AC5A64"/>
    <w:rsid w:val="00AC5C87"/>
    <w:rsid w:val="00AD1063"/>
    <w:rsid w:val="00AD122A"/>
    <w:rsid w:val="00B02473"/>
    <w:rsid w:val="00B02954"/>
    <w:rsid w:val="00B03C59"/>
    <w:rsid w:val="00B03F52"/>
    <w:rsid w:val="00B06473"/>
    <w:rsid w:val="00B162EA"/>
    <w:rsid w:val="00B16D05"/>
    <w:rsid w:val="00B23A64"/>
    <w:rsid w:val="00B24542"/>
    <w:rsid w:val="00B26CE1"/>
    <w:rsid w:val="00B27E5B"/>
    <w:rsid w:val="00B354EE"/>
    <w:rsid w:val="00B37BBD"/>
    <w:rsid w:val="00B42E22"/>
    <w:rsid w:val="00B53427"/>
    <w:rsid w:val="00B53D15"/>
    <w:rsid w:val="00B66170"/>
    <w:rsid w:val="00B74786"/>
    <w:rsid w:val="00B80B95"/>
    <w:rsid w:val="00B828A6"/>
    <w:rsid w:val="00B8337B"/>
    <w:rsid w:val="00B83B47"/>
    <w:rsid w:val="00B851F2"/>
    <w:rsid w:val="00B86038"/>
    <w:rsid w:val="00B873A0"/>
    <w:rsid w:val="00B92712"/>
    <w:rsid w:val="00B92749"/>
    <w:rsid w:val="00BA070D"/>
    <w:rsid w:val="00BA23EE"/>
    <w:rsid w:val="00BA2A6B"/>
    <w:rsid w:val="00BA566B"/>
    <w:rsid w:val="00BA5E4D"/>
    <w:rsid w:val="00BB3BB4"/>
    <w:rsid w:val="00BB6B1D"/>
    <w:rsid w:val="00BB7C73"/>
    <w:rsid w:val="00BC1E1F"/>
    <w:rsid w:val="00BD08B7"/>
    <w:rsid w:val="00BD0EEC"/>
    <w:rsid w:val="00BD1DB5"/>
    <w:rsid w:val="00BD2D88"/>
    <w:rsid w:val="00BD5181"/>
    <w:rsid w:val="00BE025D"/>
    <w:rsid w:val="00BE20C2"/>
    <w:rsid w:val="00BE25D6"/>
    <w:rsid w:val="00BE5AFB"/>
    <w:rsid w:val="00BE5F91"/>
    <w:rsid w:val="00BE711B"/>
    <w:rsid w:val="00BE7771"/>
    <w:rsid w:val="00BF3216"/>
    <w:rsid w:val="00BF6508"/>
    <w:rsid w:val="00C03F8E"/>
    <w:rsid w:val="00C0567A"/>
    <w:rsid w:val="00C14347"/>
    <w:rsid w:val="00C15AD1"/>
    <w:rsid w:val="00C17179"/>
    <w:rsid w:val="00C2146A"/>
    <w:rsid w:val="00C36553"/>
    <w:rsid w:val="00C37757"/>
    <w:rsid w:val="00C40222"/>
    <w:rsid w:val="00C46FCE"/>
    <w:rsid w:val="00C4715E"/>
    <w:rsid w:val="00C51901"/>
    <w:rsid w:val="00C55CA4"/>
    <w:rsid w:val="00C61F6A"/>
    <w:rsid w:val="00C6237B"/>
    <w:rsid w:val="00C66E1A"/>
    <w:rsid w:val="00C7268D"/>
    <w:rsid w:val="00C75792"/>
    <w:rsid w:val="00C768E3"/>
    <w:rsid w:val="00C77EF4"/>
    <w:rsid w:val="00C804B6"/>
    <w:rsid w:val="00C82341"/>
    <w:rsid w:val="00C92281"/>
    <w:rsid w:val="00C962F9"/>
    <w:rsid w:val="00C96BF2"/>
    <w:rsid w:val="00CA0240"/>
    <w:rsid w:val="00CA0C10"/>
    <w:rsid w:val="00CA19AE"/>
    <w:rsid w:val="00CA1D26"/>
    <w:rsid w:val="00CA2A12"/>
    <w:rsid w:val="00CA3505"/>
    <w:rsid w:val="00CA5187"/>
    <w:rsid w:val="00CA5F01"/>
    <w:rsid w:val="00CB2E2F"/>
    <w:rsid w:val="00CB3911"/>
    <w:rsid w:val="00CC0D4B"/>
    <w:rsid w:val="00CC21D9"/>
    <w:rsid w:val="00CC2BDC"/>
    <w:rsid w:val="00CD4392"/>
    <w:rsid w:val="00CE14AE"/>
    <w:rsid w:val="00CE1E59"/>
    <w:rsid w:val="00CF4602"/>
    <w:rsid w:val="00CF5389"/>
    <w:rsid w:val="00D0064E"/>
    <w:rsid w:val="00D1097D"/>
    <w:rsid w:val="00D11DB3"/>
    <w:rsid w:val="00D12BDB"/>
    <w:rsid w:val="00D15E1F"/>
    <w:rsid w:val="00D211EA"/>
    <w:rsid w:val="00D2670A"/>
    <w:rsid w:val="00D27B1E"/>
    <w:rsid w:val="00D3291C"/>
    <w:rsid w:val="00D578ED"/>
    <w:rsid w:val="00D65722"/>
    <w:rsid w:val="00D72EB7"/>
    <w:rsid w:val="00D81F91"/>
    <w:rsid w:val="00D85964"/>
    <w:rsid w:val="00D95107"/>
    <w:rsid w:val="00DA2F21"/>
    <w:rsid w:val="00DA5DF5"/>
    <w:rsid w:val="00DB26DB"/>
    <w:rsid w:val="00DB517A"/>
    <w:rsid w:val="00DB6FE1"/>
    <w:rsid w:val="00DC342D"/>
    <w:rsid w:val="00DD2931"/>
    <w:rsid w:val="00DD2CA0"/>
    <w:rsid w:val="00DF3236"/>
    <w:rsid w:val="00DF7373"/>
    <w:rsid w:val="00E06295"/>
    <w:rsid w:val="00E11D3A"/>
    <w:rsid w:val="00E1642B"/>
    <w:rsid w:val="00E17433"/>
    <w:rsid w:val="00E31C10"/>
    <w:rsid w:val="00E34A54"/>
    <w:rsid w:val="00E4511A"/>
    <w:rsid w:val="00E45C33"/>
    <w:rsid w:val="00E53488"/>
    <w:rsid w:val="00E56C29"/>
    <w:rsid w:val="00E6764D"/>
    <w:rsid w:val="00E77831"/>
    <w:rsid w:val="00E87246"/>
    <w:rsid w:val="00E87612"/>
    <w:rsid w:val="00E92A40"/>
    <w:rsid w:val="00E945A3"/>
    <w:rsid w:val="00E959CB"/>
    <w:rsid w:val="00EA20F0"/>
    <w:rsid w:val="00EA29A7"/>
    <w:rsid w:val="00EA3B04"/>
    <w:rsid w:val="00EA7328"/>
    <w:rsid w:val="00EB18FE"/>
    <w:rsid w:val="00EB232E"/>
    <w:rsid w:val="00EB30B1"/>
    <w:rsid w:val="00EB4A31"/>
    <w:rsid w:val="00EC323F"/>
    <w:rsid w:val="00EC3D98"/>
    <w:rsid w:val="00ED1E27"/>
    <w:rsid w:val="00ED6955"/>
    <w:rsid w:val="00ED77A5"/>
    <w:rsid w:val="00EE397D"/>
    <w:rsid w:val="00EE3AA3"/>
    <w:rsid w:val="00EE3E79"/>
    <w:rsid w:val="00EE57D1"/>
    <w:rsid w:val="00EF1E4A"/>
    <w:rsid w:val="00EF482F"/>
    <w:rsid w:val="00F0175A"/>
    <w:rsid w:val="00F063DD"/>
    <w:rsid w:val="00F079FD"/>
    <w:rsid w:val="00F07B81"/>
    <w:rsid w:val="00F07CC6"/>
    <w:rsid w:val="00F1493D"/>
    <w:rsid w:val="00F1547B"/>
    <w:rsid w:val="00F2444E"/>
    <w:rsid w:val="00F2464D"/>
    <w:rsid w:val="00F325AB"/>
    <w:rsid w:val="00F32E26"/>
    <w:rsid w:val="00F416F3"/>
    <w:rsid w:val="00F4430D"/>
    <w:rsid w:val="00F50B43"/>
    <w:rsid w:val="00F549C9"/>
    <w:rsid w:val="00F723DE"/>
    <w:rsid w:val="00F774A4"/>
    <w:rsid w:val="00F816DA"/>
    <w:rsid w:val="00F839BC"/>
    <w:rsid w:val="00F839DC"/>
    <w:rsid w:val="00F9529F"/>
    <w:rsid w:val="00FA0E61"/>
    <w:rsid w:val="00FA5D0A"/>
    <w:rsid w:val="00FA604A"/>
    <w:rsid w:val="00FA755A"/>
    <w:rsid w:val="00FB0A00"/>
    <w:rsid w:val="00FB1628"/>
    <w:rsid w:val="00FB4F9C"/>
    <w:rsid w:val="00FC5894"/>
    <w:rsid w:val="00FD5658"/>
    <w:rsid w:val="00FD7169"/>
    <w:rsid w:val="00FE1952"/>
    <w:rsid w:val="00FE2D39"/>
    <w:rsid w:val="00FE6A32"/>
    <w:rsid w:val="00FF36B7"/>
    <w:rsid w:val="00FF3B3E"/>
    <w:rsid w:val="00FF6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Colorful 1" w:uiPriority="0"/>
    <w:lsdException w:name="Table Grid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6C68"/>
    <w:pPr>
      <w:spacing w:after="240" w:line="240" w:lineRule="auto"/>
      <w:jc w:val="both"/>
    </w:pPr>
    <w:rPr>
      <w:rFonts w:ascii="EC Square Sans Pro" w:eastAsia="Times New Roman" w:hAnsi="EC Square Sans Pro" w:cs="Times New Roman"/>
      <w:sz w:val="24"/>
      <w:szCs w:val="20"/>
      <w:lang w:val="fr-FR"/>
    </w:rPr>
  </w:style>
  <w:style w:type="paragraph" w:styleId="Heading1">
    <w:name w:val="heading 1"/>
    <w:basedOn w:val="Heading2"/>
    <w:next w:val="Normal"/>
    <w:link w:val="Heading1Char"/>
    <w:autoRedefine/>
    <w:qFormat/>
    <w:rsid w:val="003C5FB8"/>
    <w:pPr>
      <w:pageBreakBefore/>
      <w:numPr>
        <w:ilvl w:val="0"/>
      </w:numPr>
      <w:shd w:val="clear" w:color="auto" w:fill="auto"/>
      <w:jc w:val="left"/>
      <w:outlineLvl w:val="0"/>
    </w:pPr>
    <w:rPr>
      <w:rFonts w:cs="Arial"/>
      <w:color w:val="024288"/>
      <w:sz w:val="36"/>
      <w:szCs w:val="36"/>
      <w:u w:val="single"/>
    </w:rPr>
  </w:style>
  <w:style w:type="paragraph" w:styleId="Heading2">
    <w:name w:val="heading 2"/>
    <w:basedOn w:val="Normal"/>
    <w:next w:val="Default"/>
    <w:link w:val="Heading2Char"/>
    <w:autoRedefine/>
    <w:qFormat/>
    <w:rsid w:val="00C17179"/>
    <w:pPr>
      <w:numPr>
        <w:ilvl w:val="1"/>
        <w:numId w:val="36"/>
      </w:numPr>
      <w:shd w:val="clear" w:color="auto" w:fill="92D050"/>
      <w:spacing w:before="240"/>
      <w:ind w:left="578" w:hanging="578"/>
      <w:outlineLvl w:val="1"/>
    </w:pPr>
    <w:rPr>
      <w:b/>
      <w:noProof/>
      <w:color w:val="FFFFFF" w:themeColor="background1"/>
      <w:sz w:val="32"/>
      <w:szCs w:val="32"/>
      <w:lang w:val="en-GB" w:eastAsia="en-GB"/>
    </w:rPr>
  </w:style>
  <w:style w:type="paragraph" w:styleId="Heading3">
    <w:name w:val="heading 3"/>
    <w:basedOn w:val="Normal"/>
    <w:next w:val="Normal"/>
    <w:link w:val="Heading3Char"/>
    <w:autoRedefine/>
    <w:qFormat/>
    <w:rsid w:val="00D211EA"/>
    <w:pPr>
      <w:keepNext/>
      <w:keepLines/>
      <w:numPr>
        <w:ilvl w:val="2"/>
        <w:numId w:val="36"/>
      </w:numPr>
      <w:shd w:val="clear" w:color="auto" w:fill="31859C"/>
      <w:ind w:left="1418" w:hanging="851"/>
      <w:jc w:val="left"/>
      <w:outlineLvl w:val="2"/>
    </w:pPr>
    <w:rPr>
      <w:rFonts w:cs="Arial"/>
      <w:b/>
      <w:bCs/>
      <w:color w:val="FFFFFF"/>
      <w:sz w:val="28"/>
      <w:szCs w:val="28"/>
      <w:lang w:val="en-GB" w:eastAsia="en-GB"/>
    </w:rPr>
  </w:style>
  <w:style w:type="paragraph" w:styleId="Heading4">
    <w:name w:val="heading 4"/>
    <w:basedOn w:val="NoSpacing"/>
    <w:next w:val="Normal"/>
    <w:link w:val="Heading4Char"/>
    <w:autoRedefine/>
    <w:qFormat/>
    <w:rsid w:val="00D211EA"/>
    <w:pPr>
      <w:numPr>
        <w:ilvl w:val="3"/>
        <w:numId w:val="36"/>
      </w:numPr>
      <w:spacing w:line="276" w:lineRule="auto"/>
      <w:ind w:left="1077" w:right="1871" w:firstLine="0"/>
      <w:jc w:val="both"/>
      <w:outlineLvl w:val="3"/>
    </w:pPr>
    <w:rPr>
      <w:rFonts w:ascii="EC Square Sans Pro" w:hAnsi="EC Square Sans Pro"/>
      <w:b/>
      <w:color w:val="31849B" w:themeColor="accent5" w:themeShade="BF"/>
      <w:sz w:val="24"/>
      <w:szCs w:val="24"/>
    </w:rPr>
  </w:style>
  <w:style w:type="paragraph" w:styleId="Heading5">
    <w:name w:val="heading 5"/>
    <w:basedOn w:val="Normal"/>
    <w:next w:val="Normal"/>
    <w:link w:val="Heading5Char"/>
    <w:uiPriority w:val="9"/>
    <w:unhideWhenUsed/>
    <w:qFormat/>
    <w:rsid w:val="00896589"/>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43DE"/>
    <w:pPr>
      <w:numPr>
        <w:ilvl w:val="5"/>
        <w:numId w:val="36"/>
      </w:numPr>
      <w:spacing w:before="240" w:after="60"/>
      <w:outlineLvl w:val="5"/>
    </w:pPr>
    <w:rPr>
      <w:b/>
      <w:bCs/>
      <w:sz w:val="22"/>
      <w:szCs w:val="22"/>
    </w:rPr>
  </w:style>
  <w:style w:type="paragraph" w:styleId="Heading7">
    <w:name w:val="heading 7"/>
    <w:basedOn w:val="Normal"/>
    <w:next w:val="Normal"/>
    <w:link w:val="Heading7Char"/>
    <w:qFormat/>
    <w:rsid w:val="000043DE"/>
    <w:pPr>
      <w:numPr>
        <w:ilvl w:val="6"/>
        <w:numId w:val="36"/>
      </w:numPr>
      <w:spacing w:before="240" w:after="60"/>
      <w:outlineLvl w:val="6"/>
    </w:pPr>
  </w:style>
  <w:style w:type="paragraph" w:styleId="Heading8">
    <w:name w:val="heading 8"/>
    <w:basedOn w:val="Normal"/>
    <w:next w:val="Normal"/>
    <w:link w:val="Heading8Char"/>
    <w:qFormat/>
    <w:rsid w:val="000043DE"/>
    <w:pPr>
      <w:numPr>
        <w:ilvl w:val="7"/>
        <w:numId w:val="36"/>
      </w:numPr>
      <w:spacing w:before="240" w:after="60"/>
      <w:outlineLvl w:val="7"/>
    </w:pPr>
    <w:rPr>
      <w:i/>
      <w:iCs/>
    </w:rPr>
  </w:style>
  <w:style w:type="paragraph" w:styleId="Heading9">
    <w:name w:val="heading 9"/>
    <w:basedOn w:val="Normal"/>
    <w:next w:val="Normal"/>
    <w:link w:val="Heading9Char"/>
    <w:qFormat/>
    <w:rsid w:val="000043DE"/>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5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589"/>
    <w:rPr>
      <w:rFonts w:ascii="Tahoma" w:eastAsia="Times New Roman" w:hAnsi="Tahoma" w:cs="Tahoma"/>
      <w:sz w:val="16"/>
      <w:szCs w:val="16"/>
      <w:lang w:val="fr-FR"/>
    </w:rPr>
  </w:style>
  <w:style w:type="paragraph" w:styleId="Header">
    <w:name w:val="header"/>
    <w:basedOn w:val="Normal"/>
    <w:link w:val="HeaderChar"/>
    <w:uiPriority w:val="99"/>
    <w:rsid w:val="00896589"/>
    <w:pPr>
      <w:tabs>
        <w:tab w:val="center" w:pos="4153"/>
        <w:tab w:val="right" w:pos="8306"/>
      </w:tabs>
    </w:pPr>
  </w:style>
  <w:style w:type="character" w:customStyle="1" w:styleId="HeaderChar">
    <w:name w:val="Header Char"/>
    <w:basedOn w:val="DefaultParagraphFont"/>
    <w:link w:val="Header"/>
    <w:uiPriority w:val="99"/>
    <w:rsid w:val="00896589"/>
    <w:rPr>
      <w:rFonts w:ascii="Times New Roman" w:eastAsia="Times New Roman" w:hAnsi="Times New Roman" w:cs="Times New Roman"/>
      <w:sz w:val="24"/>
      <w:szCs w:val="20"/>
      <w:lang w:val="fr-FR"/>
    </w:rPr>
  </w:style>
  <w:style w:type="paragraph" w:styleId="Footer">
    <w:name w:val="footer"/>
    <w:basedOn w:val="Normal"/>
    <w:link w:val="FooterChar"/>
    <w:uiPriority w:val="99"/>
    <w:rsid w:val="00896589"/>
    <w:pPr>
      <w:spacing w:after="0"/>
      <w:ind w:right="-567"/>
      <w:jc w:val="left"/>
    </w:pPr>
    <w:rPr>
      <w:rFonts w:ascii="Arial" w:hAnsi="Arial"/>
      <w:sz w:val="16"/>
    </w:rPr>
  </w:style>
  <w:style w:type="character" w:customStyle="1" w:styleId="FooterChar">
    <w:name w:val="Footer Char"/>
    <w:basedOn w:val="DefaultParagraphFont"/>
    <w:link w:val="Footer"/>
    <w:uiPriority w:val="99"/>
    <w:rsid w:val="00896589"/>
    <w:rPr>
      <w:rFonts w:ascii="Arial" w:eastAsia="Times New Roman" w:hAnsi="Arial" w:cs="Times New Roman"/>
      <w:sz w:val="16"/>
      <w:szCs w:val="20"/>
      <w:lang w:val="fr-FR"/>
    </w:rPr>
  </w:style>
  <w:style w:type="character" w:customStyle="1" w:styleId="Heading1Char">
    <w:name w:val="Heading 1 Char"/>
    <w:basedOn w:val="DefaultParagraphFont"/>
    <w:link w:val="Heading1"/>
    <w:rsid w:val="003C5FB8"/>
    <w:rPr>
      <w:rFonts w:ascii="EC Square Sans Pro" w:eastAsia="Times New Roman" w:hAnsi="EC Square Sans Pro" w:cs="Arial"/>
      <w:b/>
      <w:noProof/>
      <w:color w:val="024288"/>
      <w:sz w:val="36"/>
      <w:szCs w:val="36"/>
      <w:u w:val="single"/>
      <w:lang w:eastAsia="en-GB"/>
    </w:rPr>
  </w:style>
  <w:style w:type="character" w:customStyle="1" w:styleId="Heading2Char">
    <w:name w:val="Heading 2 Char"/>
    <w:basedOn w:val="DefaultParagraphFont"/>
    <w:link w:val="Heading2"/>
    <w:rsid w:val="00C17179"/>
    <w:rPr>
      <w:rFonts w:ascii="EC Square Sans Pro" w:eastAsia="Times New Roman" w:hAnsi="EC Square Sans Pro" w:cs="Times New Roman"/>
      <w:b/>
      <w:noProof/>
      <w:color w:val="FFFFFF" w:themeColor="background1"/>
      <w:sz w:val="32"/>
      <w:szCs w:val="32"/>
      <w:shd w:val="clear" w:color="auto" w:fill="92D050"/>
      <w:lang w:eastAsia="en-GB"/>
    </w:rPr>
  </w:style>
  <w:style w:type="character" w:customStyle="1" w:styleId="Heading3Char">
    <w:name w:val="Heading 3 Char"/>
    <w:basedOn w:val="DefaultParagraphFont"/>
    <w:link w:val="Heading3"/>
    <w:rsid w:val="00D211EA"/>
    <w:rPr>
      <w:rFonts w:ascii="EC Square Sans Pro" w:eastAsia="Times New Roman" w:hAnsi="EC Square Sans Pro" w:cs="Arial"/>
      <w:b/>
      <w:bCs/>
      <w:color w:val="FFFFFF"/>
      <w:sz w:val="28"/>
      <w:szCs w:val="28"/>
      <w:shd w:val="clear" w:color="auto" w:fill="31859C"/>
      <w:lang w:eastAsia="en-GB"/>
    </w:rPr>
  </w:style>
  <w:style w:type="paragraph" w:styleId="TOCHeading">
    <w:name w:val="TOC Heading"/>
    <w:basedOn w:val="Heading1"/>
    <w:next w:val="Normal"/>
    <w:uiPriority w:val="39"/>
    <w:unhideWhenUsed/>
    <w:qFormat/>
    <w:rsid w:val="00896589"/>
    <w:pPr>
      <w:keepLines/>
      <w:numPr>
        <w:numId w:val="0"/>
      </w:numPr>
      <w:spacing w:before="480" w:after="0" w:line="276" w:lineRule="auto"/>
      <w:outlineLvl w:val="9"/>
    </w:pPr>
    <w:rPr>
      <w:rFonts w:asciiTheme="majorHAnsi" w:eastAsiaTheme="majorEastAsia" w:hAnsiTheme="majorHAnsi" w:cstheme="majorBidi"/>
      <w:bCs/>
      <w:smallCaps/>
      <w:color w:val="365F91" w:themeColor="accent1" w:themeShade="BF"/>
      <w:szCs w:val="28"/>
      <w:lang w:val="en-US" w:eastAsia="ja-JP"/>
    </w:rPr>
  </w:style>
  <w:style w:type="paragraph" w:styleId="TOC1">
    <w:name w:val="toc 1"/>
    <w:basedOn w:val="Normal"/>
    <w:next w:val="Normal"/>
    <w:autoRedefine/>
    <w:uiPriority w:val="39"/>
    <w:unhideWhenUsed/>
    <w:qFormat/>
    <w:rsid w:val="004517A1"/>
    <w:pPr>
      <w:spacing w:before="120" w:after="120"/>
      <w:jc w:val="left"/>
    </w:pPr>
    <w:rPr>
      <w:rFonts w:asciiTheme="minorHAnsi" w:hAnsiTheme="minorHAnsi"/>
      <w:b/>
      <w:bCs/>
      <w:caps/>
      <w:sz w:val="20"/>
    </w:rPr>
  </w:style>
  <w:style w:type="paragraph" w:styleId="TOC2">
    <w:name w:val="toc 2"/>
    <w:basedOn w:val="TOC1"/>
    <w:next w:val="Normal"/>
    <w:autoRedefine/>
    <w:uiPriority w:val="39"/>
    <w:unhideWhenUsed/>
    <w:qFormat/>
    <w:rsid w:val="00B02954"/>
    <w:pPr>
      <w:spacing w:before="0" w:after="0"/>
      <w:ind w:left="240"/>
    </w:pPr>
    <w:rPr>
      <w:b w:val="0"/>
      <w:bCs w:val="0"/>
      <w:caps w:val="0"/>
      <w:smallCaps/>
    </w:rPr>
  </w:style>
  <w:style w:type="paragraph" w:styleId="TOC3">
    <w:name w:val="toc 3"/>
    <w:basedOn w:val="TOC2"/>
    <w:next w:val="Normal"/>
    <w:autoRedefine/>
    <w:uiPriority w:val="39"/>
    <w:unhideWhenUsed/>
    <w:qFormat/>
    <w:rsid w:val="00B02954"/>
    <w:pPr>
      <w:ind w:left="480"/>
    </w:pPr>
    <w:rPr>
      <w:i/>
      <w:iCs/>
      <w:smallCaps w:val="0"/>
    </w:rPr>
  </w:style>
  <w:style w:type="character" w:styleId="Hyperlink">
    <w:name w:val="Hyperlink"/>
    <w:uiPriority w:val="99"/>
    <w:rsid w:val="00896589"/>
    <w:rPr>
      <w:color w:val="0000FF"/>
      <w:u w:val="single"/>
    </w:rPr>
  </w:style>
  <w:style w:type="paragraph" w:customStyle="1" w:styleId="FITTable">
    <w:name w:val="FIT Table"/>
    <w:basedOn w:val="Normal"/>
    <w:rsid w:val="00A61496"/>
    <w:pPr>
      <w:spacing w:before="60" w:after="60"/>
    </w:pPr>
  </w:style>
  <w:style w:type="paragraph" w:customStyle="1" w:styleId="ZCom">
    <w:name w:val="Z_Com"/>
    <w:basedOn w:val="Normal"/>
    <w:next w:val="ZDGName"/>
    <w:rsid w:val="00FD7169"/>
    <w:pPr>
      <w:widowControl w:val="0"/>
      <w:autoSpaceDE w:val="0"/>
      <w:autoSpaceDN w:val="0"/>
      <w:spacing w:after="0"/>
      <w:ind w:right="85"/>
    </w:pPr>
    <w:rPr>
      <w:rFonts w:eastAsia="SimSun" w:cs="Arial"/>
      <w:lang w:eastAsia="zh-CN"/>
    </w:rPr>
  </w:style>
  <w:style w:type="paragraph" w:customStyle="1" w:styleId="ZDGName">
    <w:name w:val="Z_DGName"/>
    <w:basedOn w:val="Normal"/>
    <w:rsid w:val="00FD7169"/>
    <w:pPr>
      <w:widowControl w:val="0"/>
      <w:autoSpaceDE w:val="0"/>
      <w:autoSpaceDN w:val="0"/>
      <w:spacing w:after="0"/>
      <w:ind w:right="85"/>
    </w:pPr>
    <w:rPr>
      <w:rFonts w:eastAsia="SimSun" w:cs="Arial"/>
      <w:sz w:val="16"/>
      <w:szCs w:val="16"/>
      <w:lang w:eastAsia="zh-CN"/>
    </w:rPr>
  </w:style>
  <w:style w:type="character" w:styleId="FootnoteReference">
    <w:name w:val="footnote reference"/>
    <w:basedOn w:val="DefaultParagraphFont"/>
    <w:semiHidden/>
    <w:rsid w:val="000043DE"/>
    <w:rPr>
      <w:rFonts w:ascii="Arial" w:hAnsi="Arial"/>
      <w:color w:val="auto"/>
      <w:vertAlign w:val="superscript"/>
    </w:rPr>
  </w:style>
  <w:style w:type="paragraph" w:styleId="FootnoteText">
    <w:name w:val="footnote text"/>
    <w:basedOn w:val="Normal"/>
    <w:link w:val="FootnoteTextChar"/>
    <w:semiHidden/>
    <w:rsid w:val="000043DE"/>
    <w:pPr>
      <w:jc w:val="left"/>
    </w:pPr>
    <w:rPr>
      <w:sz w:val="14"/>
    </w:rPr>
  </w:style>
  <w:style w:type="character" w:customStyle="1" w:styleId="FootnoteTextChar">
    <w:name w:val="Footnote Text Char"/>
    <w:basedOn w:val="DefaultParagraphFont"/>
    <w:link w:val="FootnoteText"/>
    <w:semiHidden/>
    <w:rsid w:val="000043DE"/>
    <w:rPr>
      <w:rFonts w:ascii="Arial" w:eastAsia="Times New Roman" w:hAnsi="Arial" w:cs="Times New Roman"/>
      <w:sz w:val="14"/>
      <w:szCs w:val="20"/>
      <w:lang w:val="fr-FR" w:eastAsia="fr-FR"/>
    </w:rPr>
  </w:style>
  <w:style w:type="paragraph" w:customStyle="1" w:styleId="Footnotes">
    <w:name w:val="Footnotes"/>
    <w:link w:val="FootnotesCarCar"/>
    <w:rsid w:val="000043DE"/>
    <w:pPr>
      <w:spacing w:after="0" w:line="240" w:lineRule="auto"/>
      <w:ind w:left="850" w:hanging="170"/>
    </w:pPr>
    <w:rPr>
      <w:rFonts w:ascii="Arial" w:eastAsia="Times New Roman" w:hAnsi="Arial" w:cs="Times New Roman"/>
      <w:sz w:val="14"/>
      <w:szCs w:val="20"/>
      <w:lang w:val="fr-FR" w:eastAsia="fr-FR"/>
    </w:rPr>
  </w:style>
  <w:style w:type="character" w:customStyle="1" w:styleId="FootnotesCarCar">
    <w:name w:val="Footnotes Car Car"/>
    <w:basedOn w:val="DefaultParagraphFont"/>
    <w:link w:val="Footnotes"/>
    <w:rsid w:val="000043DE"/>
    <w:rPr>
      <w:rFonts w:ascii="Arial" w:eastAsia="Times New Roman" w:hAnsi="Arial" w:cs="Times New Roman"/>
      <w:sz w:val="14"/>
      <w:szCs w:val="20"/>
      <w:lang w:val="fr-FR" w:eastAsia="fr-FR"/>
    </w:rPr>
  </w:style>
  <w:style w:type="character" w:customStyle="1" w:styleId="Heading4Char">
    <w:name w:val="Heading 4 Char"/>
    <w:basedOn w:val="DefaultParagraphFont"/>
    <w:link w:val="Heading4"/>
    <w:rsid w:val="00D211EA"/>
    <w:rPr>
      <w:rFonts w:ascii="EC Square Sans Pro" w:eastAsiaTheme="minorEastAsia" w:hAnsi="EC Square Sans Pro"/>
      <w:b/>
      <w:color w:val="31849B" w:themeColor="accent5" w:themeShade="BF"/>
      <w:sz w:val="24"/>
      <w:szCs w:val="24"/>
      <w:lang w:val="en-US" w:eastAsia="ja-JP"/>
    </w:rPr>
  </w:style>
  <w:style w:type="character" w:customStyle="1" w:styleId="Heading5Char">
    <w:name w:val="Heading 5 Char"/>
    <w:basedOn w:val="DefaultParagraphFont"/>
    <w:link w:val="Heading5"/>
    <w:uiPriority w:val="9"/>
    <w:rsid w:val="00896589"/>
    <w:rPr>
      <w:rFonts w:asciiTheme="majorHAnsi" w:eastAsiaTheme="majorEastAsia" w:hAnsiTheme="majorHAnsi" w:cstheme="majorBidi"/>
      <w:color w:val="243F60" w:themeColor="accent1" w:themeShade="7F"/>
      <w:sz w:val="24"/>
      <w:szCs w:val="20"/>
      <w:lang w:val="fr-FR"/>
    </w:rPr>
  </w:style>
  <w:style w:type="character" w:customStyle="1" w:styleId="Heading6Char">
    <w:name w:val="Heading 6 Char"/>
    <w:basedOn w:val="DefaultParagraphFont"/>
    <w:link w:val="Heading6"/>
    <w:rsid w:val="000043DE"/>
    <w:rPr>
      <w:rFonts w:ascii="EC Square Sans Pro" w:eastAsia="Times New Roman" w:hAnsi="EC Square Sans Pro" w:cs="Times New Roman"/>
      <w:b/>
      <w:bCs/>
      <w:lang w:val="fr-FR"/>
    </w:rPr>
  </w:style>
  <w:style w:type="character" w:customStyle="1" w:styleId="Heading7Char">
    <w:name w:val="Heading 7 Char"/>
    <w:basedOn w:val="DefaultParagraphFont"/>
    <w:link w:val="Heading7"/>
    <w:rsid w:val="000043DE"/>
    <w:rPr>
      <w:rFonts w:ascii="EC Square Sans Pro" w:eastAsia="Times New Roman" w:hAnsi="EC Square Sans Pro" w:cs="Times New Roman"/>
      <w:sz w:val="24"/>
      <w:szCs w:val="20"/>
      <w:lang w:val="fr-FR"/>
    </w:rPr>
  </w:style>
  <w:style w:type="character" w:customStyle="1" w:styleId="Heading8Char">
    <w:name w:val="Heading 8 Char"/>
    <w:basedOn w:val="DefaultParagraphFont"/>
    <w:link w:val="Heading8"/>
    <w:rsid w:val="000043DE"/>
    <w:rPr>
      <w:rFonts w:ascii="EC Square Sans Pro" w:eastAsia="Times New Roman" w:hAnsi="EC Square Sans Pro" w:cs="Times New Roman"/>
      <w:i/>
      <w:iCs/>
      <w:sz w:val="24"/>
      <w:szCs w:val="20"/>
      <w:lang w:val="fr-FR"/>
    </w:rPr>
  </w:style>
  <w:style w:type="character" w:customStyle="1" w:styleId="Heading9Char">
    <w:name w:val="Heading 9 Char"/>
    <w:basedOn w:val="DefaultParagraphFont"/>
    <w:link w:val="Heading9"/>
    <w:rsid w:val="000043DE"/>
    <w:rPr>
      <w:rFonts w:ascii="EC Square Sans Pro" w:eastAsia="Times New Roman" w:hAnsi="EC Square Sans Pro" w:cs="Arial"/>
      <w:lang w:val="fr-FR"/>
    </w:rPr>
  </w:style>
  <w:style w:type="paragraph" w:customStyle="1" w:styleId="Introduction">
    <w:name w:val="Introduction"/>
    <w:rsid w:val="000C2B20"/>
    <w:pPr>
      <w:autoSpaceDE w:val="0"/>
      <w:autoSpaceDN w:val="0"/>
      <w:adjustRightInd w:val="0"/>
      <w:spacing w:after="360" w:line="312" w:lineRule="auto"/>
      <w:contextualSpacing/>
      <w:jc w:val="both"/>
    </w:pPr>
    <w:rPr>
      <w:rFonts w:ascii="EC Square Sans Pro" w:eastAsia="Times New Roman" w:hAnsi="EC Square Sans Pro" w:cs="Arial-ItalicMT"/>
      <w:i/>
      <w:iCs/>
      <w:sz w:val="24"/>
      <w:szCs w:val="24"/>
      <w:lang w:eastAsia="fr-FR"/>
    </w:rPr>
  </w:style>
  <w:style w:type="paragraph" w:styleId="ListBullet">
    <w:name w:val="List Bullet"/>
    <w:rsid w:val="00423921"/>
    <w:pPr>
      <w:numPr>
        <w:numId w:val="1"/>
      </w:numPr>
      <w:spacing w:after="280" w:line="312" w:lineRule="auto"/>
      <w:contextualSpacing/>
    </w:pPr>
    <w:rPr>
      <w:rFonts w:ascii="EC Square Sans Pro" w:eastAsia="Times New Roman" w:hAnsi="EC Square Sans Pro" w:cs="Times New Roman"/>
      <w:sz w:val="24"/>
      <w:szCs w:val="24"/>
      <w:lang w:val="fr-FR" w:eastAsia="fr-FR"/>
    </w:rPr>
  </w:style>
  <w:style w:type="character" w:styleId="PageNumber">
    <w:name w:val="page number"/>
    <w:basedOn w:val="DefaultParagraphFont"/>
    <w:rsid w:val="000043DE"/>
    <w:rPr>
      <w:rFonts w:ascii="Arial" w:hAnsi="Arial"/>
      <w:color w:val="656F79"/>
      <w:sz w:val="20"/>
    </w:rPr>
  </w:style>
  <w:style w:type="character" w:customStyle="1" w:styleId="StyleGras">
    <w:name w:val="Style Gras"/>
    <w:basedOn w:val="DefaultParagraphFont"/>
    <w:rsid w:val="000043DE"/>
    <w:rPr>
      <w:b/>
      <w:bCs/>
    </w:rPr>
  </w:style>
  <w:style w:type="paragraph" w:styleId="Subtitle">
    <w:name w:val="Subtitle"/>
    <w:link w:val="SubtitleChar"/>
    <w:qFormat/>
    <w:rsid w:val="000043DE"/>
    <w:pPr>
      <w:spacing w:after="60" w:line="288" w:lineRule="auto"/>
      <w:jc w:val="center"/>
      <w:outlineLvl w:val="1"/>
    </w:pPr>
    <w:rPr>
      <w:rFonts w:ascii="Arial" w:eastAsia="Times New Roman" w:hAnsi="Arial" w:cs="Arial"/>
      <w:color w:val="484F98"/>
      <w:sz w:val="28"/>
      <w:szCs w:val="24"/>
      <w:lang w:val="fr-FR" w:eastAsia="fr-FR"/>
    </w:rPr>
  </w:style>
  <w:style w:type="character" w:customStyle="1" w:styleId="SubtitleChar">
    <w:name w:val="Subtitle Char"/>
    <w:basedOn w:val="DefaultParagraphFont"/>
    <w:link w:val="Subtitle"/>
    <w:rsid w:val="000043DE"/>
    <w:rPr>
      <w:rFonts w:ascii="Arial" w:eastAsia="Times New Roman" w:hAnsi="Arial" w:cs="Arial"/>
      <w:color w:val="484F98"/>
      <w:sz w:val="28"/>
      <w:szCs w:val="24"/>
      <w:lang w:val="fr-FR" w:eastAsia="fr-FR"/>
    </w:rPr>
  </w:style>
  <w:style w:type="paragraph" w:styleId="Title">
    <w:name w:val="Title"/>
    <w:link w:val="TitleChar"/>
    <w:qFormat/>
    <w:rsid w:val="000043DE"/>
    <w:pPr>
      <w:spacing w:after="500" w:line="288" w:lineRule="auto"/>
      <w:jc w:val="center"/>
      <w:outlineLvl w:val="0"/>
    </w:pPr>
    <w:rPr>
      <w:rFonts w:ascii="Arial" w:eastAsia="Times New Roman" w:hAnsi="Arial" w:cs="Arial"/>
      <w:b/>
      <w:bCs/>
      <w:caps/>
      <w:color w:val="484F98"/>
      <w:kern w:val="28"/>
      <w:sz w:val="32"/>
      <w:szCs w:val="32"/>
      <w:lang w:val="fr-FR" w:eastAsia="fr-FR"/>
    </w:rPr>
  </w:style>
  <w:style w:type="character" w:customStyle="1" w:styleId="TitleChar">
    <w:name w:val="Title Char"/>
    <w:basedOn w:val="DefaultParagraphFont"/>
    <w:link w:val="Title"/>
    <w:rsid w:val="000043DE"/>
    <w:rPr>
      <w:rFonts w:ascii="Arial" w:eastAsia="Times New Roman" w:hAnsi="Arial" w:cs="Arial"/>
      <w:b/>
      <w:bCs/>
      <w:caps/>
      <w:color w:val="484F98"/>
      <w:kern w:val="28"/>
      <w:sz w:val="32"/>
      <w:szCs w:val="32"/>
      <w:lang w:val="fr-FR" w:eastAsia="fr-FR"/>
    </w:rPr>
  </w:style>
  <w:style w:type="paragraph" w:customStyle="1" w:styleId="Heading0nonumber">
    <w:name w:val="Heading 0_no_number"/>
    <w:basedOn w:val="Normal"/>
    <w:autoRedefine/>
    <w:qFormat/>
    <w:rsid w:val="00B37BBD"/>
    <w:pPr>
      <w:pageBreakBefore/>
    </w:pPr>
    <w:rPr>
      <w:b/>
      <w:color w:val="002060"/>
      <w:sz w:val="28"/>
      <w:szCs w:val="28"/>
      <w:lang w:val="en-GB"/>
    </w:rPr>
  </w:style>
  <w:style w:type="paragraph" w:styleId="ListParagraph">
    <w:name w:val="List Paragraph"/>
    <w:basedOn w:val="Normal"/>
    <w:link w:val="ListParagraphChar"/>
    <w:uiPriority w:val="34"/>
    <w:qFormat/>
    <w:rsid w:val="009C7294"/>
    <w:pPr>
      <w:spacing w:after="200" w:line="276" w:lineRule="auto"/>
      <w:ind w:left="720"/>
      <w:contextualSpacing/>
      <w:jc w:val="left"/>
    </w:pPr>
    <w:rPr>
      <w:rFonts w:eastAsiaTheme="minorHAnsi" w:cstheme="minorBidi"/>
      <w:sz w:val="22"/>
      <w:szCs w:val="22"/>
      <w:lang w:val="fr-BE"/>
    </w:rPr>
  </w:style>
  <w:style w:type="paragraph" w:customStyle="1" w:styleId="Captionfigures">
    <w:name w:val="Caption_figures"/>
    <w:basedOn w:val="ListParagraph"/>
    <w:next w:val="Normal"/>
    <w:link w:val="CaptionfiguresChar"/>
    <w:autoRedefine/>
    <w:qFormat/>
    <w:rsid w:val="00AA717C"/>
    <w:pPr>
      <w:numPr>
        <w:numId w:val="2"/>
      </w:numPr>
      <w:tabs>
        <w:tab w:val="left" w:pos="567"/>
        <w:tab w:val="left" w:pos="9923"/>
      </w:tabs>
      <w:spacing w:after="0" w:line="240" w:lineRule="auto"/>
      <w:ind w:left="147" w:hanging="357"/>
      <w:jc w:val="center"/>
    </w:pPr>
    <w:rPr>
      <w:rFonts w:ascii="EC Square Sans Pro Light" w:hAnsi="EC Square Sans Pro Light" w:cs="Arial"/>
      <w:i/>
      <w:sz w:val="18"/>
      <w:szCs w:val="18"/>
      <w:lang w:val="en-GB"/>
    </w:rPr>
  </w:style>
  <w:style w:type="character" w:customStyle="1" w:styleId="ListParagraphChar">
    <w:name w:val="List Paragraph Char"/>
    <w:basedOn w:val="DefaultParagraphFont"/>
    <w:link w:val="ListParagraph"/>
    <w:uiPriority w:val="34"/>
    <w:rsid w:val="009C7294"/>
    <w:rPr>
      <w:rFonts w:ascii="EC Square Sans Pro" w:hAnsi="EC Square Sans Pro"/>
      <w:lang w:val="fr-BE"/>
    </w:rPr>
  </w:style>
  <w:style w:type="character" w:customStyle="1" w:styleId="CaptionfiguresChar">
    <w:name w:val="Caption_figures Char"/>
    <w:basedOn w:val="ListParagraphChar"/>
    <w:link w:val="Captionfigures"/>
    <w:rsid w:val="00AA717C"/>
    <w:rPr>
      <w:rFonts w:ascii="EC Square Sans Pro Light" w:hAnsi="EC Square Sans Pro Light" w:cs="Arial"/>
      <w:i/>
      <w:sz w:val="18"/>
      <w:szCs w:val="18"/>
      <w:lang w:val="fr-BE"/>
    </w:rPr>
  </w:style>
  <w:style w:type="paragraph" w:styleId="NoSpacing">
    <w:name w:val="No Spacing"/>
    <w:link w:val="NoSpacingChar"/>
    <w:uiPriority w:val="1"/>
    <w:qFormat/>
    <w:rsid w:val="00B37BBD"/>
    <w:pPr>
      <w:spacing w:after="0" w:line="240" w:lineRule="auto"/>
      <w:ind w:right="2053"/>
    </w:pPr>
    <w:rPr>
      <w:rFonts w:eastAsiaTheme="minorEastAsia"/>
      <w:lang w:val="en-US" w:eastAsia="ja-JP"/>
    </w:rPr>
  </w:style>
  <w:style w:type="paragraph" w:customStyle="1" w:styleId="Body">
    <w:name w:val="Body"/>
    <w:basedOn w:val="Normal"/>
    <w:link w:val="BodyChar"/>
    <w:qFormat/>
    <w:rsid w:val="00896589"/>
    <w:pPr>
      <w:jc w:val="left"/>
    </w:pPr>
    <w:rPr>
      <w:rFonts w:ascii="Verdana" w:hAnsi="Verdana"/>
      <w:sz w:val="18"/>
    </w:rPr>
  </w:style>
  <w:style w:type="character" w:customStyle="1" w:styleId="BodyChar">
    <w:name w:val="Body Char"/>
    <w:link w:val="Body"/>
    <w:rsid w:val="00896589"/>
    <w:rPr>
      <w:rFonts w:ascii="Verdana" w:eastAsia="Times New Roman" w:hAnsi="Verdana" w:cs="Times New Roman"/>
      <w:sz w:val="18"/>
      <w:szCs w:val="20"/>
      <w:lang w:val="fr-FR"/>
    </w:rPr>
  </w:style>
  <w:style w:type="paragraph" w:styleId="CommentText">
    <w:name w:val="annotation text"/>
    <w:basedOn w:val="Normal"/>
    <w:link w:val="CommentTextChar"/>
    <w:uiPriority w:val="99"/>
    <w:rsid w:val="00896589"/>
    <w:rPr>
      <w:sz w:val="20"/>
    </w:rPr>
  </w:style>
  <w:style w:type="character" w:customStyle="1" w:styleId="CommentTextChar">
    <w:name w:val="Comment Text Char"/>
    <w:basedOn w:val="DefaultParagraphFont"/>
    <w:link w:val="CommentText"/>
    <w:uiPriority w:val="99"/>
    <w:rsid w:val="00896589"/>
    <w:rPr>
      <w:rFonts w:ascii="Times New Roman" w:eastAsia="Times New Roman" w:hAnsi="Times New Roman" w:cs="Times New Roman"/>
      <w:sz w:val="20"/>
      <w:szCs w:val="20"/>
      <w:lang w:val="fr-FR"/>
    </w:rPr>
  </w:style>
  <w:style w:type="paragraph" w:customStyle="1" w:styleId="FooterDate">
    <w:name w:val="Footer Date"/>
    <w:basedOn w:val="Footer"/>
    <w:link w:val="FooterDateChar"/>
    <w:rsid w:val="00896589"/>
    <w:pPr>
      <w:tabs>
        <w:tab w:val="right" w:pos="9240"/>
      </w:tabs>
    </w:pPr>
    <w:rPr>
      <w:rFonts w:ascii="Verdana" w:hAnsi="Verdana"/>
      <w:lang w:val="it-IT"/>
    </w:rPr>
  </w:style>
  <w:style w:type="character" w:customStyle="1" w:styleId="FooterDateChar">
    <w:name w:val="Footer Date Char"/>
    <w:link w:val="FooterDate"/>
    <w:rsid w:val="00896589"/>
    <w:rPr>
      <w:rFonts w:ascii="Verdana" w:eastAsia="Times New Roman" w:hAnsi="Verdana" w:cs="Times New Roman"/>
      <w:sz w:val="16"/>
      <w:szCs w:val="20"/>
      <w:lang w:val="it-IT"/>
    </w:rPr>
  </w:style>
  <w:style w:type="paragraph" w:customStyle="1" w:styleId="Heading">
    <w:name w:val="Heading"/>
    <w:basedOn w:val="TOC1"/>
    <w:link w:val="HeadingChar"/>
    <w:qFormat/>
    <w:rsid w:val="00896589"/>
    <w:pPr>
      <w:widowControl w:val="0"/>
      <w:tabs>
        <w:tab w:val="right" w:leader="dot" w:pos="8640"/>
      </w:tabs>
      <w:autoSpaceDE w:val="0"/>
      <w:autoSpaceDN w:val="0"/>
      <w:adjustRightInd w:val="0"/>
      <w:spacing w:after="0"/>
      <w:ind w:right="720"/>
    </w:pPr>
    <w:rPr>
      <w:rFonts w:ascii="Verdana" w:hAnsi="Verdana"/>
      <w:b w:val="0"/>
      <w:caps w:val="0"/>
      <w:u w:val="single"/>
    </w:rPr>
  </w:style>
  <w:style w:type="character" w:customStyle="1" w:styleId="HeadingChar">
    <w:name w:val="Heading Char"/>
    <w:link w:val="Heading"/>
    <w:rsid w:val="00896589"/>
    <w:rPr>
      <w:rFonts w:ascii="Verdana" w:eastAsia="Times New Roman" w:hAnsi="Verdana" w:cs="Times New Roman"/>
      <w:bCs/>
      <w:sz w:val="20"/>
      <w:szCs w:val="20"/>
      <w:u w:val="single"/>
      <w:shd w:val="clear" w:color="auto" w:fill="2CA7D2"/>
      <w:lang w:val="fr-FR"/>
    </w:rPr>
  </w:style>
  <w:style w:type="paragraph" w:customStyle="1" w:styleId="HeadingBody">
    <w:name w:val="Heading Body"/>
    <w:basedOn w:val="Normal"/>
    <w:link w:val="HeadingBodyChar"/>
    <w:qFormat/>
    <w:rsid w:val="00896589"/>
    <w:pPr>
      <w:spacing w:after="120"/>
    </w:pPr>
    <w:rPr>
      <w:rFonts w:ascii="Verdana" w:hAnsi="Verdana"/>
      <w:b/>
      <w:sz w:val="20"/>
      <w:szCs w:val="18"/>
      <w:lang w:val="en-GB"/>
    </w:rPr>
  </w:style>
  <w:style w:type="character" w:customStyle="1" w:styleId="HeadingBodyChar">
    <w:name w:val="Heading Body Char"/>
    <w:basedOn w:val="DefaultParagraphFont"/>
    <w:link w:val="HeadingBody"/>
    <w:rsid w:val="00896589"/>
    <w:rPr>
      <w:rFonts w:ascii="Verdana" w:eastAsia="Times New Roman" w:hAnsi="Verdana" w:cs="Times New Roman"/>
      <w:b/>
      <w:sz w:val="20"/>
      <w:szCs w:val="18"/>
    </w:rPr>
  </w:style>
  <w:style w:type="paragraph" w:customStyle="1" w:styleId="MAINPARAGRAPH">
    <w:name w:val="MAIN PARAGRAPH"/>
    <w:basedOn w:val="Normal"/>
    <w:link w:val="MAINPARAGRAPHChar"/>
    <w:qFormat/>
    <w:rsid w:val="00896589"/>
    <w:pPr>
      <w:spacing w:before="120" w:after="120" w:line="360" w:lineRule="auto"/>
    </w:pPr>
    <w:rPr>
      <w:rFonts w:ascii="Tahoma" w:hAnsi="Tahoma" w:cs="Tahoma"/>
      <w:color w:val="000000" w:themeColor="text1"/>
      <w:sz w:val="20"/>
      <w:lang w:val="en-GB" w:eastAsia="fr-FR"/>
    </w:rPr>
  </w:style>
  <w:style w:type="character" w:customStyle="1" w:styleId="MAINPARAGRAPHChar">
    <w:name w:val="MAIN PARAGRAPH Char"/>
    <w:basedOn w:val="DefaultParagraphFont"/>
    <w:link w:val="MAINPARAGRAPH"/>
    <w:rsid w:val="00896589"/>
    <w:rPr>
      <w:rFonts w:ascii="Tahoma" w:eastAsia="Times New Roman" w:hAnsi="Tahoma" w:cs="Tahoma"/>
      <w:color w:val="000000" w:themeColor="text1"/>
      <w:sz w:val="20"/>
      <w:szCs w:val="20"/>
      <w:lang w:eastAsia="fr-FR"/>
    </w:rPr>
  </w:style>
  <w:style w:type="character" w:customStyle="1" w:styleId="NoSpacingChar">
    <w:name w:val="No Spacing Char"/>
    <w:basedOn w:val="DefaultParagraphFont"/>
    <w:link w:val="NoSpacing"/>
    <w:uiPriority w:val="1"/>
    <w:rsid w:val="00B37BBD"/>
    <w:rPr>
      <w:rFonts w:eastAsiaTheme="minorEastAsia"/>
      <w:lang w:val="en-US" w:eastAsia="ja-JP"/>
    </w:rPr>
  </w:style>
  <w:style w:type="paragraph" w:styleId="NormalWeb">
    <w:name w:val="Normal (Web)"/>
    <w:basedOn w:val="Normal"/>
    <w:uiPriority w:val="99"/>
    <w:unhideWhenUsed/>
    <w:rsid w:val="00896589"/>
    <w:pPr>
      <w:spacing w:after="0"/>
      <w:jc w:val="left"/>
    </w:pPr>
    <w:rPr>
      <w:szCs w:val="24"/>
      <w:lang w:val="en-GB" w:eastAsia="en-GB"/>
    </w:rPr>
  </w:style>
  <w:style w:type="character" w:styleId="Strong">
    <w:name w:val="Strong"/>
    <w:uiPriority w:val="22"/>
    <w:qFormat/>
    <w:rsid w:val="00896589"/>
    <w:rPr>
      <w:b/>
      <w:bCs/>
    </w:rPr>
  </w:style>
  <w:style w:type="table" w:styleId="TableColorful1">
    <w:name w:val="Table Colorful 1"/>
    <w:basedOn w:val="TableNormal"/>
    <w:rsid w:val="00896589"/>
    <w:pPr>
      <w:spacing w:after="240" w:line="240" w:lineRule="auto"/>
      <w:jc w:val="both"/>
    </w:pPr>
    <w:rPr>
      <w:rFonts w:ascii="Times New Roman" w:eastAsia="Times New Roman" w:hAnsi="Times New Roman" w:cs="Times New Roman"/>
      <w:color w:val="FFFFFF"/>
      <w:sz w:val="20"/>
      <w:szCs w:val="20"/>
      <w:lang w:val="nl-BE" w:eastAsia="nl-B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1">
    <w:name w:val="Table Grid 1"/>
    <w:basedOn w:val="TableNormal"/>
    <w:rsid w:val="00896589"/>
    <w:pPr>
      <w:spacing w:after="240" w:line="240" w:lineRule="auto"/>
      <w:jc w:val="both"/>
    </w:pPr>
    <w:rPr>
      <w:rFonts w:ascii="Times New Roman" w:eastAsia="Times New Roman" w:hAnsi="Times New Roman" w:cs="Times New Roman"/>
      <w:sz w:val="20"/>
      <w:szCs w:val="20"/>
      <w:lang w:val="nl-BE" w:eastAsia="nl-B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
    <w:name w:val="Table Grid"/>
    <w:aliases w:val="Document Table"/>
    <w:basedOn w:val="TableNormal"/>
    <w:rsid w:val="00896589"/>
    <w:pPr>
      <w:spacing w:after="0" w:line="240" w:lineRule="auto"/>
    </w:pPr>
    <w:rPr>
      <w:rFonts w:ascii="Verdana" w:eastAsia="Times New Roman" w:hAnsi="Verdana" w:cs="Times New Roman"/>
      <w:sz w:val="18"/>
      <w:szCs w:val="20"/>
      <w:lang w:val="nl-BE" w:eastAsia="nl-BE"/>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rPr>
        <w:color w:val="FFFFFF"/>
      </w:rPr>
      <w:tblPr/>
      <w:tcPr>
        <w:shd w:val="clear" w:color="auto" w:fill="00AEF0"/>
      </w:tcPr>
    </w:tblStylePr>
  </w:style>
  <w:style w:type="paragraph" w:customStyle="1" w:styleId="Text1">
    <w:name w:val="Text 1"/>
    <w:basedOn w:val="Normal"/>
    <w:rsid w:val="00896589"/>
    <w:pPr>
      <w:ind w:left="482"/>
    </w:pPr>
  </w:style>
  <w:style w:type="paragraph" w:customStyle="1" w:styleId="Text2">
    <w:name w:val="Text 2"/>
    <w:basedOn w:val="Normal"/>
    <w:rsid w:val="00896589"/>
    <w:pPr>
      <w:tabs>
        <w:tab w:val="left" w:pos="2302"/>
      </w:tabs>
      <w:ind w:left="1202"/>
    </w:pPr>
  </w:style>
  <w:style w:type="paragraph" w:styleId="TOC4">
    <w:name w:val="toc 4"/>
    <w:basedOn w:val="TOC3"/>
    <w:next w:val="Normal"/>
    <w:autoRedefine/>
    <w:uiPriority w:val="39"/>
    <w:unhideWhenUsed/>
    <w:rsid w:val="00B02954"/>
    <w:pPr>
      <w:ind w:left="720"/>
    </w:pPr>
    <w:rPr>
      <w:i w:val="0"/>
      <w:iCs w:val="0"/>
      <w:sz w:val="18"/>
      <w:szCs w:val="18"/>
    </w:rPr>
  </w:style>
  <w:style w:type="paragraph" w:styleId="TOC5">
    <w:name w:val="toc 5"/>
    <w:basedOn w:val="Normal"/>
    <w:next w:val="Normal"/>
    <w:autoRedefine/>
    <w:uiPriority w:val="39"/>
    <w:unhideWhenUsed/>
    <w:rsid w:val="00896589"/>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896589"/>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896589"/>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896589"/>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896589"/>
    <w:pPr>
      <w:spacing w:after="0"/>
      <w:ind w:left="1920"/>
      <w:jc w:val="left"/>
    </w:pPr>
    <w:rPr>
      <w:rFonts w:asciiTheme="minorHAnsi" w:hAnsiTheme="minorHAnsi"/>
      <w:sz w:val="18"/>
      <w:szCs w:val="18"/>
    </w:rPr>
  </w:style>
  <w:style w:type="paragraph" w:styleId="ListContinue">
    <w:name w:val="List Continue"/>
    <w:basedOn w:val="Normal"/>
    <w:uiPriority w:val="99"/>
    <w:unhideWhenUsed/>
    <w:rsid w:val="00014414"/>
    <w:pPr>
      <w:spacing w:after="120"/>
      <w:ind w:left="283"/>
      <w:contextualSpacing/>
    </w:pPr>
  </w:style>
  <w:style w:type="paragraph" w:styleId="ListNumber">
    <w:name w:val="List Number"/>
    <w:basedOn w:val="Normal"/>
    <w:uiPriority w:val="99"/>
    <w:unhideWhenUsed/>
    <w:rsid w:val="006618F1"/>
    <w:pPr>
      <w:numPr>
        <w:numId w:val="3"/>
      </w:numPr>
      <w:contextualSpacing/>
    </w:pPr>
  </w:style>
  <w:style w:type="paragraph" w:styleId="List">
    <w:name w:val="List"/>
    <w:basedOn w:val="Normal"/>
    <w:uiPriority w:val="99"/>
    <w:unhideWhenUsed/>
    <w:rsid w:val="006618F1"/>
    <w:pPr>
      <w:ind w:left="283" w:hanging="283"/>
      <w:contextualSpacing/>
    </w:pPr>
  </w:style>
  <w:style w:type="character" w:styleId="CommentReference">
    <w:name w:val="annotation reference"/>
    <w:basedOn w:val="DefaultParagraphFont"/>
    <w:uiPriority w:val="99"/>
    <w:semiHidden/>
    <w:unhideWhenUsed/>
    <w:rsid w:val="00CA5F01"/>
    <w:rPr>
      <w:sz w:val="16"/>
      <w:szCs w:val="16"/>
    </w:rPr>
  </w:style>
  <w:style w:type="paragraph" w:styleId="CommentSubject">
    <w:name w:val="annotation subject"/>
    <w:basedOn w:val="CommentText"/>
    <w:next w:val="CommentText"/>
    <w:link w:val="CommentSubjectChar"/>
    <w:uiPriority w:val="99"/>
    <w:semiHidden/>
    <w:unhideWhenUsed/>
    <w:rsid w:val="00CA5F01"/>
    <w:rPr>
      <w:b/>
      <w:bCs/>
    </w:rPr>
  </w:style>
  <w:style w:type="character" w:customStyle="1" w:styleId="CommentSubjectChar">
    <w:name w:val="Comment Subject Char"/>
    <w:basedOn w:val="CommentTextChar"/>
    <w:link w:val="CommentSubject"/>
    <w:uiPriority w:val="99"/>
    <w:semiHidden/>
    <w:rsid w:val="00CA5F01"/>
    <w:rPr>
      <w:rFonts w:ascii="EC Square Sans Pro" w:eastAsia="Times New Roman" w:hAnsi="EC Square Sans Pro" w:cs="Times New Roman"/>
      <w:b/>
      <w:bCs/>
      <w:sz w:val="20"/>
      <w:szCs w:val="20"/>
      <w:lang w:val="fr-FR"/>
    </w:rPr>
  </w:style>
  <w:style w:type="character" w:styleId="PlaceholderText">
    <w:name w:val="Placeholder Text"/>
    <w:basedOn w:val="DefaultParagraphFont"/>
    <w:uiPriority w:val="99"/>
    <w:semiHidden/>
    <w:rsid w:val="005D2D44"/>
    <w:rPr>
      <w:color w:val="808080"/>
    </w:rPr>
  </w:style>
  <w:style w:type="paragraph" w:customStyle="1" w:styleId="Picture">
    <w:name w:val="Picture"/>
    <w:basedOn w:val="Normal"/>
    <w:next w:val="Captionfigures"/>
    <w:autoRedefine/>
    <w:rsid w:val="00901EA4"/>
    <w:pPr>
      <w:spacing w:after="60"/>
      <w:jc w:val="center"/>
      <w:pPrChange w:id="0" w:author="VANDEN BULCKE Peter (DIGIT-EXT)" w:date="2018-07-30T16:45:00Z">
        <w:pPr>
          <w:spacing w:after="60"/>
          <w:jc w:val="center"/>
        </w:pPr>
      </w:pPrChange>
    </w:pPr>
    <w:rPr>
      <w:sz w:val="12"/>
      <w:szCs w:val="12"/>
      <w:lang w:val="en-GB"/>
      <w:rPrChange w:id="0" w:author="VANDEN BULCKE Peter (DIGIT-EXT)" w:date="2018-07-30T16:45:00Z">
        <w:rPr>
          <w:rFonts w:ascii="EC Square Sans Pro" w:hAnsi="EC Square Sans Pro"/>
          <w:sz w:val="24"/>
          <w:lang w:val="fr-FR" w:eastAsia="en-US" w:bidi="ar-SA"/>
        </w:rPr>
      </w:rPrChange>
    </w:rPr>
  </w:style>
  <w:style w:type="paragraph" w:customStyle="1" w:styleId="Number">
    <w:name w:val="Number"/>
    <w:basedOn w:val="Normal"/>
    <w:link w:val="NumberChar"/>
    <w:qFormat/>
    <w:rsid w:val="006970CE"/>
    <w:pPr>
      <w:numPr>
        <w:numId w:val="8"/>
      </w:numPr>
      <w:tabs>
        <w:tab w:val="left" w:pos="426"/>
      </w:tabs>
      <w:spacing w:before="240" w:after="60"/>
      <w:jc w:val="left"/>
    </w:pPr>
    <w:rPr>
      <w:color w:val="000000"/>
      <w:szCs w:val="24"/>
      <w:lang w:val="en-GB" w:eastAsia="en-GB"/>
    </w:rPr>
  </w:style>
  <w:style w:type="character" w:customStyle="1" w:styleId="NumberChar">
    <w:name w:val="Number Char"/>
    <w:link w:val="Number"/>
    <w:rsid w:val="006970CE"/>
    <w:rPr>
      <w:rFonts w:ascii="EC Square Sans Pro" w:eastAsia="Times New Roman" w:hAnsi="EC Square Sans Pro" w:cs="Times New Roman"/>
      <w:color w:val="000000"/>
      <w:sz w:val="24"/>
      <w:szCs w:val="24"/>
      <w:lang w:eastAsia="en-GB"/>
    </w:rPr>
  </w:style>
  <w:style w:type="paragraph" w:customStyle="1" w:styleId="TitleWindow">
    <w:name w:val="Title_Window"/>
    <w:basedOn w:val="Numbernonum"/>
    <w:next w:val="Normal"/>
    <w:link w:val="TitleWindowChar"/>
    <w:uiPriority w:val="1"/>
    <w:qFormat/>
    <w:rsid w:val="00344C56"/>
    <w:rPr>
      <w:i/>
    </w:rPr>
  </w:style>
  <w:style w:type="character" w:customStyle="1" w:styleId="TitleWindowChar">
    <w:name w:val="Title_Window Char"/>
    <w:basedOn w:val="DefaultParagraphFont"/>
    <w:link w:val="TitleWindow"/>
    <w:uiPriority w:val="1"/>
    <w:rsid w:val="00344C56"/>
    <w:rPr>
      <w:rFonts w:ascii="EC Square Sans Pro" w:eastAsia="Times New Roman" w:hAnsi="EC Square Sans Pro" w:cs="Times New Roman"/>
      <w:i/>
      <w:color w:val="000000"/>
      <w:sz w:val="24"/>
      <w:szCs w:val="24"/>
    </w:rPr>
  </w:style>
  <w:style w:type="paragraph" w:customStyle="1" w:styleId="Titlebutton">
    <w:name w:val="Title_button"/>
    <w:basedOn w:val="Number"/>
    <w:next w:val="Normal"/>
    <w:link w:val="TitlebuttonChar"/>
    <w:uiPriority w:val="1"/>
    <w:qFormat/>
    <w:rsid w:val="006970CE"/>
    <w:rPr>
      <w:b/>
    </w:rPr>
  </w:style>
  <w:style w:type="character" w:customStyle="1" w:styleId="TitlebuttonChar">
    <w:name w:val="Title_button Char"/>
    <w:basedOn w:val="DefaultParagraphFont"/>
    <w:link w:val="Titlebutton"/>
    <w:uiPriority w:val="1"/>
    <w:rsid w:val="006970CE"/>
    <w:rPr>
      <w:rFonts w:ascii="EC Square Sans Pro" w:eastAsia="Times New Roman" w:hAnsi="EC Square Sans Pro" w:cs="Times New Roman"/>
      <w:b/>
      <w:color w:val="000000"/>
      <w:sz w:val="24"/>
      <w:szCs w:val="24"/>
      <w:lang w:eastAsia="en-GB"/>
    </w:rPr>
  </w:style>
  <w:style w:type="paragraph" w:customStyle="1" w:styleId="procedurestartlogoINT">
    <w:name w:val="procedure_start_logo_INT"/>
    <w:basedOn w:val="Normal"/>
    <w:next w:val="Number"/>
    <w:link w:val="procedurestartlogoINTChar"/>
    <w:uiPriority w:val="1"/>
    <w:qFormat/>
    <w:rsid w:val="006970CE"/>
    <w:pPr>
      <w:keepNext/>
      <w:keepLines/>
      <w:numPr>
        <w:numId w:val="7"/>
      </w:numPr>
      <w:suppressAutoHyphens/>
      <w:spacing w:after="0" w:line="270" w:lineRule="atLeast"/>
      <w:ind w:left="-511" w:hanging="113"/>
      <w:jc w:val="left"/>
    </w:pPr>
    <w:rPr>
      <w:rFonts w:ascii="Arial" w:hAnsi="Arial"/>
      <w:sz w:val="20"/>
      <w:szCs w:val="24"/>
      <w:lang w:val="en-GB"/>
    </w:rPr>
  </w:style>
  <w:style w:type="paragraph" w:customStyle="1" w:styleId="procedurestartnologo">
    <w:name w:val="procedure_start_no_logo"/>
    <w:basedOn w:val="procedurestartlogoINT"/>
    <w:link w:val="procedurestartnologoChar"/>
    <w:qFormat/>
    <w:rsid w:val="006970CE"/>
    <w:pPr>
      <w:numPr>
        <w:numId w:val="0"/>
      </w:numPr>
      <w:ind w:left="-37"/>
    </w:pPr>
    <w:rPr>
      <w:rFonts w:ascii="EC Square Sans Pro" w:hAnsi="EC Square Sans Pro"/>
      <w:sz w:val="24"/>
    </w:rPr>
  </w:style>
  <w:style w:type="paragraph" w:customStyle="1" w:styleId="Numbernonum">
    <w:name w:val="Number.nonum"/>
    <w:basedOn w:val="Number"/>
    <w:next w:val="Number"/>
    <w:link w:val="NumbernonumChar"/>
    <w:autoRedefine/>
    <w:qFormat/>
    <w:rsid w:val="00AA717C"/>
    <w:pPr>
      <w:numPr>
        <w:numId w:val="0"/>
      </w:numPr>
      <w:tabs>
        <w:tab w:val="clear" w:pos="426"/>
        <w:tab w:val="left" w:pos="284"/>
      </w:tabs>
      <w:ind w:left="357"/>
    </w:pPr>
    <w:rPr>
      <w:sz w:val="20"/>
      <w:szCs w:val="20"/>
      <w:lang w:eastAsia="en-US"/>
    </w:rPr>
  </w:style>
  <w:style w:type="character" w:customStyle="1" w:styleId="procedurestartlogoINTChar">
    <w:name w:val="procedure_start_logo_INT Char"/>
    <w:basedOn w:val="DefaultParagraphFont"/>
    <w:link w:val="procedurestartlogoINT"/>
    <w:uiPriority w:val="1"/>
    <w:rsid w:val="006970CE"/>
    <w:rPr>
      <w:rFonts w:ascii="Arial" w:eastAsia="Times New Roman" w:hAnsi="Arial" w:cs="Times New Roman"/>
      <w:sz w:val="20"/>
      <w:szCs w:val="24"/>
    </w:rPr>
  </w:style>
  <w:style w:type="character" w:customStyle="1" w:styleId="procedurestartnologoChar">
    <w:name w:val="procedure_start_no_logo Char"/>
    <w:basedOn w:val="procedurestartlogoINTChar"/>
    <w:link w:val="procedurestartnologo"/>
    <w:rsid w:val="006970CE"/>
    <w:rPr>
      <w:rFonts w:ascii="EC Square Sans Pro" w:eastAsia="Times New Roman" w:hAnsi="EC Square Sans Pro" w:cs="Times New Roman"/>
      <w:sz w:val="24"/>
      <w:szCs w:val="24"/>
    </w:rPr>
  </w:style>
  <w:style w:type="character" w:customStyle="1" w:styleId="NumbernonumChar">
    <w:name w:val="Number.nonum Char"/>
    <w:link w:val="Numbernonum"/>
    <w:rsid w:val="00AA717C"/>
    <w:rPr>
      <w:rFonts w:ascii="EC Square Sans Pro" w:eastAsia="Times New Roman" w:hAnsi="EC Square Sans Pro" w:cs="Times New Roman"/>
      <w:color w:val="000000"/>
      <w:sz w:val="20"/>
      <w:szCs w:val="20"/>
    </w:rPr>
  </w:style>
  <w:style w:type="paragraph" w:customStyle="1" w:styleId="Remark">
    <w:name w:val="Remark"/>
    <w:basedOn w:val="Normal"/>
    <w:next w:val="Normal"/>
    <w:autoRedefine/>
    <w:uiPriority w:val="99"/>
    <w:qFormat/>
    <w:rsid w:val="004B4927"/>
    <w:pPr>
      <w:keepNext/>
      <w:keepLines/>
      <w:numPr>
        <w:numId w:val="11"/>
      </w:numPr>
      <w:spacing w:before="240" w:after="0"/>
      <w:ind w:left="-510" w:firstLine="113"/>
      <w:jc w:val="left"/>
    </w:pPr>
    <w:rPr>
      <w:b/>
      <w:sz w:val="26"/>
      <w:szCs w:val="26"/>
      <w:lang w:val="en-GB"/>
    </w:rPr>
  </w:style>
  <w:style w:type="paragraph" w:customStyle="1" w:styleId="alsvolgtOnderstaande">
    <w:name w:val="als volgt/Onderstaande ..."/>
    <w:basedOn w:val="Normal"/>
    <w:qFormat/>
    <w:rsid w:val="00AD1063"/>
    <w:pPr>
      <w:keepNext/>
      <w:keepLines/>
      <w:spacing w:before="120" w:after="60"/>
      <w:jc w:val="left"/>
    </w:pPr>
    <w:rPr>
      <w:rFonts w:asciiTheme="minorHAnsi" w:hAnsiTheme="minorHAnsi"/>
      <w:sz w:val="20"/>
      <w:szCs w:val="24"/>
      <w:lang w:val="en-GB"/>
    </w:rPr>
  </w:style>
  <w:style w:type="paragraph" w:customStyle="1" w:styleId="Default">
    <w:name w:val="Default"/>
    <w:rsid w:val="0088044F"/>
    <w:pPr>
      <w:autoSpaceDE w:val="0"/>
      <w:autoSpaceDN w:val="0"/>
      <w:adjustRightInd w:val="0"/>
      <w:spacing w:after="0" w:line="240" w:lineRule="auto"/>
    </w:pPr>
    <w:rPr>
      <w:rFonts w:ascii="Verdana" w:hAnsi="Verdana" w:cs="Verdana"/>
      <w:color w:val="000000"/>
      <w:sz w:val="24"/>
      <w:szCs w:val="24"/>
    </w:rPr>
  </w:style>
  <w:style w:type="paragraph" w:customStyle="1" w:styleId="TOC1isa">
    <w:name w:val="TOC_1_isa"/>
    <w:basedOn w:val="Normal"/>
    <w:autoRedefine/>
    <w:rsid w:val="009D4BFB"/>
    <w:pPr>
      <w:spacing w:before="60" w:afterLines="60" w:after="144"/>
      <w:jc w:val="center"/>
    </w:pPr>
    <w:rPr>
      <w:b/>
      <w:color w:val="FFFFFF" w:themeColor="background1"/>
      <w:sz w:val="28"/>
      <w:szCs w:val="28"/>
      <w:lang w:val="en-GB" w:eastAsia="nl-BE"/>
    </w:rPr>
  </w:style>
  <w:style w:type="table" w:customStyle="1" w:styleId="TOC1tableisa">
    <w:name w:val="TOC_1_table_isa"/>
    <w:basedOn w:val="TableNormal"/>
    <w:uiPriority w:val="99"/>
    <w:rsid w:val="002216F2"/>
    <w:pPr>
      <w:spacing w:after="0" w:line="240" w:lineRule="auto"/>
    </w:pPr>
    <w:tblPr>
      <w:tblStyleColBandSize w:val="1"/>
    </w:tblPr>
    <w:tcPr>
      <w:shd w:val="clear" w:color="auto" w:fill="92D050"/>
      <w:vAlign w:val="center"/>
    </w:tcPr>
    <w:tblStylePr w:type="band1Vert">
      <w:tblPr/>
      <w:tcPr>
        <w:shd w:val="clear" w:color="auto" w:fill="92D050"/>
      </w:tcPr>
    </w:tblStylePr>
  </w:style>
  <w:style w:type="table" w:customStyle="1" w:styleId="Style1">
    <w:name w:val="Style1"/>
    <w:basedOn w:val="TableNormal"/>
    <w:uiPriority w:val="99"/>
    <w:rsid w:val="002216F2"/>
    <w:pPr>
      <w:spacing w:after="0" w:line="240" w:lineRule="auto"/>
    </w:pPr>
    <w:tblPr/>
  </w:style>
  <w:style w:type="table" w:styleId="MediumGrid3-Accent3">
    <w:name w:val="Medium Grid 3 Accent 3"/>
    <w:basedOn w:val="TableNormal"/>
    <w:uiPriority w:val="69"/>
    <w:rsid w:val="00DC342D"/>
    <w:pPr>
      <w:spacing w:after="0" w:line="240" w:lineRule="auto"/>
    </w:pPr>
    <w:rPr>
      <w:rFonts w:ascii="EC Square Sans Pro" w:hAnsi="EC Square Sans Pro"/>
      <w:color w:val="FFFFFF" w:themeColor="background1"/>
      <w:sz w:val="24"/>
    </w:rPr>
    <w:tblPr>
      <w:tblStyleRowBandSize w:val="1"/>
      <w:tblStyleColBandSize w:val="1"/>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shd w:val="clear" w:color="auto" w:fill="2B9EC7"/>
      <w:vAlign w:val="center"/>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shd w:val="clear" w:color="auto" w:fill="92D050"/>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FollowedHyperlink">
    <w:name w:val="FollowedHyperlink"/>
    <w:basedOn w:val="DefaultParagraphFont"/>
    <w:uiPriority w:val="99"/>
    <w:semiHidden/>
    <w:unhideWhenUsed/>
    <w:rsid w:val="00110D86"/>
    <w:rPr>
      <w:color w:val="800080" w:themeColor="followedHyperlink"/>
      <w:u w:val="single"/>
    </w:rPr>
  </w:style>
  <w:style w:type="paragraph" w:styleId="HTMLAddress">
    <w:name w:val="HTML Address"/>
    <w:basedOn w:val="Normal"/>
    <w:link w:val="HTMLAddressChar"/>
    <w:uiPriority w:val="99"/>
    <w:unhideWhenUsed/>
    <w:rsid w:val="00EA20F0"/>
    <w:pPr>
      <w:spacing w:after="0"/>
    </w:pPr>
    <w:rPr>
      <w:i/>
      <w:iCs/>
    </w:rPr>
  </w:style>
  <w:style w:type="character" w:customStyle="1" w:styleId="HTMLAddressChar">
    <w:name w:val="HTML Address Char"/>
    <w:basedOn w:val="DefaultParagraphFont"/>
    <w:link w:val="HTMLAddress"/>
    <w:uiPriority w:val="99"/>
    <w:rsid w:val="00EA20F0"/>
    <w:rPr>
      <w:rFonts w:ascii="EC Square Sans Pro" w:eastAsia="Times New Roman" w:hAnsi="EC Square Sans Pro" w:cs="Times New Roman"/>
      <w:i/>
      <w:iCs/>
      <w:sz w:val="24"/>
      <w:szCs w:val="20"/>
      <w:lang w:val="fr-FR"/>
    </w:rPr>
  </w:style>
  <w:style w:type="paragraph" w:customStyle="1" w:styleId="Heading2b">
    <w:name w:val="Heading 2b"/>
    <w:basedOn w:val="Heading2"/>
    <w:next w:val="Heading3"/>
    <w:link w:val="Heading2bChar"/>
    <w:autoRedefine/>
    <w:rsid w:val="009C7A03"/>
    <w:pPr>
      <w:numPr>
        <w:numId w:val="21"/>
      </w:numPr>
    </w:pPr>
  </w:style>
  <w:style w:type="character" w:customStyle="1" w:styleId="Heading2bChar">
    <w:name w:val="Heading 2b Char"/>
    <w:basedOn w:val="Heading1Char"/>
    <w:link w:val="Heading2b"/>
    <w:rsid w:val="009C7A03"/>
    <w:rPr>
      <w:rFonts w:ascii="EC Square Sans Pro" w:eastAsia="Times New Roman" w:hAnsi="EC Square Sans Pro" w:cs="Times New Roman"/>
      <w:b/>
      <w:noProof/>
      <w:color w:val="FFFFFF" w:themeColor="background1"/>
      <w:sz w:val="32"/>
      <w:szCs w:val="32"/>
      <w:u w:val="single"/>
      <w:shd w:val="clear" w:color="auto" w:fill="92D050"/>
      <w:lang w:eastAsia="en-GB"/>
    </w:rPr>
  </w:style>
  <w:style w:type="paragraph" w:customStyle="1" w:styleId="TableParagraph">
    <w:name w:val="Table Paragraph"/>
    <w:basedOn w:val="Normal"/>
    <w:uiPriority w:val="1"/>
    <w:qFormat/>
    <w:rsid w:val="004847F0"/>
    <w:pPr>
      <w:widowControl w:val="0"/>
      <w:spacing w:after="0"/>
      <w:jc w:val="left"/>
    </w:pPr>
    <w:rPr>
      <w:rFonts w:asciiTheme="minorHAnsi" w:eastAsiaTheme="minorHAnsi" w:hAnsiTheme="minorHAnsi" w:cstheme="minorBidi"/>
      <w:sz w:val="22"/>
      <w:szCs w:val="22"/>
      <w:lang w:val="en-US"/>
    </w:rPr>
  </w:style>
  <w:style w:type="table" w:styleId="LightList-Accent3">
    <w:name w:val="Light List Accent 3"/>
    <w:basedOn w:val="TableNormal"/>
    <w:uiPriority w:val="61"/>
    <w:rsid w:val="0032401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Warning">
    <w:name w:val="Warning"/>
    <w:next w:val="Normal"/>
    <w:autoRedefine/>
    <w:qFormat/>
    <w:rsid w:val="00D11DB3"/>
    <w:pPr>
      <w:keepNext/>
      <w:numPr>
        <w:numId w:val="39"/>
      </w:numPr>
      <w:spacing w:before="120" w:after="0" w:line="240" w:lineRule="auto"/>
      <w:ind w:left="-567" w:firstLine="113"/>
    </w:pPr>
    <w:rPr>
      <w:rFonts w:ascii="EC Square Sans Pro" w:eastAsia="Times New Roman" w:hAnsi="EC Square Sans Pro" w:cs="Times New Roman"/>
      <w:b/>
      <w:cap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Colorful 1" w:uiPriority="0"/>
    <w:lsdException w:name="Table Grid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6C68"/>
    <w:pPr>
      <w:spacing w:after="240" w:line="240" w:lineRule="auto"/>
      <w:jc w:val="both"/>
    </w:pPr>
    <w:rPr>
      <w:rFonts w:ascii="EC Square Sans Pro" w:eastAsia="Times New Roman" w:hAnsi="EC Square Sans Pro" w:cs="Times New Roman"/>
      <w:sz w:val="24"/>
      <w:szCs w:val="20"/>
      <w:lang w:val="fr-FR"/>
    </w:rPr>
  </w:style>
  <w:style w:type="paragraph" w:styleId="Heading1">
    <w:name w:val="heading 1"/>
    <w:basedOn w:val="Heading2"/>
    <w:next w:val="Normal"/>
    <w:link w:val="Heading1Char"/>
    <w:autoRedefine/>
    <w:qFormat/>
    <w:rsid w:val="003C5FB8"/>
    <w:pPr>
      <w:pageBreakBefore/>
      <w:numPr>
        <w:ilvl w:val="0"/>
      </w:numPr>
      <w:shd w:val="clear" w:color="auto" w:fill="auto"/>
      <w:jc w:val="left"/>
      <w:outlineLvl w:val="0"/>
    </w:pPr>
    <w:rPr>
      <w:rFonts w:cs="Arial"/>
      <w:color w:val="024288"/>
      <w:sz w:val="36"/>
      <w:szCs w:val="36"/>
      <w:u w:val="single"/>
    </w:rPr>
  </w:style>
  <w:style w:type="paragraph" w:styleId="Heading2">
    <w:name w:val="heading 2"/>
    <w:basedOn w:val="Normal"/>
    <w:next w:val="Default"/>
    <w:link w:val="Heading2Char"/>
    <w:autoRedefine/>
    <w:qFormat/>
    <w:rsid w:val="00C17179"/>
    <w:pPr>
      <w:numPr>
        <w:ilvl w:val="1"/>
        <w:numId w:val="36"/>
      </w:numPr>
      <w:shd w:val="clear" w:color="auto" w:fill="92D050"/>
      <w:spacing w:before="240"/>
      <w:ind w:left="578" w:hanging="578"/>
      <w:outlineLvl w:val="1"/>
    </w:pPr>
    <w:rPr>
      <w:b/>
      <w:noProof/>
      <w:color w:val="FFFFFF" w:themeColor="background1"/>
      <w:sz w:val="32"/>
      <w:szCs w:val="32"/>
      <w:lang w:val="en-GB" w:eastAsia="en-GB"/>
    </w:rPr>
  </w:style>
  <w:style w:type="paragraph" w:styleId="Heading3">
    <w:name w:val="heading 3"/>
    <w:basedOn w:val="Normal"/>
    <w:next w:val="Normal"/>
    <w:link w:val="Heading3Char"/>
    <w:autoRedefine/>
    <w:qFormat/>
    <w:rsid w:val="00D211EA"/>
    <w:pPr>
      <w:keepNext/>
      <w:keepLines/>
      <w:numPr>
        <w:ilvl w:val="2"/>
        <w:numId w:val="36"/>
      </w:numPr>
      <w:shd w:val="clear" w:color="auto" w:fill="31859C"/>
      <w:ind w:left="1418" w:hanging="851"/>
      <w:jc w:val="left"/>
      <w:outlineLvl w:val="2"/>
    </w:pPr>
    <w:rPr>
      <w:rFonts w:cs="Arial"/>
      <w:b/>
      <w:bCs/>
      <w:color w:val="FFFFFF"/>
      <w:sz w:val="28"/>
      <w:szCs w:val="28"/>
      <w:lang w:val="en-GB" w:eastAsia="en-GB"/>
    </w:rPr>
  </w:style>
  <w:style w:type="paragraph" w:styleId="Heading4">
    <w:name w:val="heading 4"/>
    <w:basedOn w:val="NoSpacing"/>
    <w:next w:val="Normal"/>
    <w:link w:val="Heading4Char"/>
    <w:autoRedefine/>
    <w:qFormat/>
    <w:rsid w:val="00D211EA"/>
    <w:pPr>
      <w:numPr>
        <w:ilvl w:val="3"/>
        <w:numId w:val="36"/>
      </w:numPr>
      <w:spacing w:line="276" w:lineRule="auto"/>
      <w:ind w:left="1077" w:right="1871" w:firstLine="0"/>
      <w:jc w:val="both"/>
      <w:outlineLvl w:val="3"/>
    </w:pPr>
    <w:rPr>
      <w:rFonts w:ascii="EC Square Sans Pro" w:hAnsi="EC Square Sans Pro"/>
      <w:b/>
      <w:color w:val="31849B" w:themeColor="accent5" w:themeShade="BF"/>
      <w:sz w:val="24"/>
      <w:szCs w:val="24"/>
    </w:rPr>
  </w:style>
  <w:style w:type="paragraph" w:styleId="Heading5">
    <w:name w:val="heading 5"/>
    <w:basedOn w:val="Normal"/>
    <w:next w:val="Normal"/>
    <w:link w:val="Heading5Char"/>
    <w:uiPriority w:val="9"/>
    <w:unhideWhenUsed/>
    <w:qFormat/>
    <w:rsid w:val="00896589"/>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43DE"/>
    <w:pPr>
      <w:numPr>
        <w:ilvl w:val="5"/>
        <w:numId w:val="36"/>
      </w:numPr>
      <w:spacing w:before="240" w:after="60"/>
      <w:outlineLvl w:val="5"/>
    </w:pPr>
    <w:rPr>
      <w:b/>
      <w:bCs/>
      <w:sz w:val="22"/>
      <w:szCs w:val="22"/>
    </w:rPr>
  </w:style>
  <w:style w:type="paragraph" w:styleId="Heading7">
    <w:name w:val="heading 7"/>
    <w:basedOn w:val="Normal"/>
    <w:next w:val="Normal"/>
    <w:link w:val="Heading7Char"/>
    <w:qFormat/>
    <w:rsid w:val="000043DE"/>
    <w:pPr>
      <w:numPr>
        <w:ilvl w:val="6"/>
        <w:numId w:val="36"/>
      </w:numPr>
      <w:spacing w:before="240" w:after="60"/>
      <w:outlineLvl w:val="6"/>
    </w:pPr>
  </w:style>
  <w:style w:type="paragraph" w:styleId="Heading8">
    <w:name w:val="heading 8"/>
    <w:basedOn w:val="Normal"/>
    <w:next w:val="Normal"/>
    <w:link w:val="Heading8Char"/>
    <w:qFormat/>
    <w:rsid w:val="000043DE"/>
    <w:pPr>
      <w:numPr>
        <w:ilvl w:val="7"/>
        <w:numId w:val="36"/>
      </w:numPr>
      <w:spacing w:before="240" w:after="60"/>
      <w:outlineLvl w:val="7"/>
    </w:pPr>
    <w:rPr>
      <w:i/>
      <w:iCs/>
    </w:rPr>
  </w:style>
  <w:style w:type="paragraph" w:styleId="Heading9">
    <w:name w:val="heading 9"/>
    <w:basedOn w:val="Normal"/>
    <w:next w:val="Normal"/>
    <w:link w:val="Heading9Char"/>
    <w:qFormat/>
    <w:rsid w:val="000043DE"/>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5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589"/>
    <w:rPr>
      <w:rFonts w:ascii="Tahoma" w:eastAsia="Times New Roman" w:hAnsi="Tahoma" w:cs="Tahoma"/>
      <w:sz w:val="16"/>
      <w:szCs w:val="16"/>
      <w:lang w:val="fr-FR"/>
    </w:rPr>
  </w:style>
  <w:style w:type="paragraph" w:styleId="Header">
    <w:name w:val="header"/>
    <w:basedOn w:val="Normal"/>
    <w:link w:val="HeaderChar"/>
    <w:uiPriority w:val="99"/>
    <w:rsid w:val="00896589"/>
    <w:pPr>
      <w:tabs>
        <w:tab w:val="center" w:pos="4153"/>
        <w:tab w:val="right" w:pos="8306"/>
      </w:tabs>
    </w:pPr>
  </w:style>
  <w:style w:type="character" w:customStyle="1" w:styleId="HeaderChar">
    <w:name w:val="Header Char"/>
    <w:basedOn w:val="DefaultParagraphFont"/>
    <w:link w:val="Header"/>
    <w:uiPriority w:val="99"/>
    <w:rsid w:val="00896589"/>
    <w:rPr>
      <w:rFonts w:ascii="Times New Roman" w:eastAsia="Times New Roman" w:hAnsi="Times New Roman" w:cs="Times New Roman"/>
      <w:sz w:val="24"/>
      <w:szCs w:val="20"/>
      <w:lang w:val="fr-FR"/>
    </w:rPr>
  </w:style>
  <w:style w:type="paragraph" w:styleId="Footer">
    <w:name w:val="footer"/>
    <w:basedOn w:val="Normal"/>
    <w:link w:val="FooterChar"/>
    <w:uiPriority w:val="99"/>
    <w:rsid w:val="00896589"/>
    <w:pPr>
      <w:spacing w:after="0"/>
      <w:ind w:right="-567"/>
      <w:jc w:val="left"/>
    </w:pPr>
    <w:rPr>
      <w:rFonts w:ascii="Arial" w:hAnsi="Arial"/>
      <w:sz w:val="16"/>
    </w:rPr>
  </w:style>
  <w:style w:type="character" w:customStyle="1" w:styleId="FooterChar">
    <w:name w:val="Footer Char"/>
    <w:basedOn w:val="DefaultParagraphFont"/>
    <w:link w:val="Footer"/>
    <w:uiPriority w:val="99"/>
    <w:rsid w:val="00896589"/>
    <w:rPr>
      <w:rFonts w:ascii="Arial" w:eastAsia="Times New Roman" w:hAnsi="Arial" w:cs="Times New Roman"/>
      <w:sz w:val="16"/>
      <w:szCs w:val="20"/>
      <w:lang w:val="fr-FR"/>
    </w:rPr>
  </w:style>
  <w:style w:type="character" w:customStyle="1" w:styleId="Heading1Char">
    <w:name w:val="Heading 1 Char"/>
    <w:basedOn w:val="DefaultParagraphFont"/>
    <w:link w:val="Heading1"/>
    <w:rsid w:val="003C5FB8"/>
    <w:rPr>
      <w:rFonts w:ascii="EC Square Sans Pro" w:eastAsia="Times New Roman" w:hAnsi="EC Square Sans Pro" w:cs="Arial"/>
      <w:b/>
      <w:noProof/>
      <w:color w:val="024288"/>
      <w:sz w:val="36"/>
      <w:szCs w:val="36"/>
      <w:u w:val="single"/>
      <w:lang w:eastAsia="en-GB"/>
    </w:rPr>
  </w:style>
  <w:style w:type="character" w:customStyle="1" w:styleId="Heading2Char">
    <w:name w:val="Heading 2 Char"/>
    <w:basedOn w:val="DefaultParagraphFont"/>
    <w:link w:val="Heading2"/>
    <w:rsid w:val="00C17179"/>
    <w:rPr>
      <w:rFonts w:ascii="EC Square Sans Pro" w:eastAsia="Times New Roman" w:hAnsi="EC Square Sans Pro" w:cs="Times New Roman"/>
      <w:b/>
      <w:noProof/>
      <w:color w:val="FFFFFF" w:themeColor="background1"/>
      <w:sz w:val="32"/>
      <w:szCs w:val="32"/>
      <w:shd w:val="clear" w:color="auto" w:fill="92D050"/>
      <w:lang w:eastAsia="en-GB"/>
    </w:rPr>
  </w:style>
  <w:style w:type="character" w:customStyle="1" w:styleId="Heading3Char">
    <w:name w:val="Heading 3 Char"/>
    <w:basedOn w:val="DefaultParagraphFont"/>
    <w:link w:val="Heading3"/>
    <w:rsid w:val="00D211EA"/>
    <w:rPr>
      <w:rFonts w:ascii="EC Square Sans Pro" w:eastAsia="Times New Roman" w:hAnsi="EC Square Sans Pro" w:cs="Arial"/>
      <w:b/>
      <w:bCs/>
      <w:color w:val="FFFFFF"/>
      <w:sz w:val="28"/>
      <w:szCs w:val="28"/>
      <w:shd w:val="clear" w:color="auto" w:fill="31859C"/>
      <w:lang w:eastAsia="en-GB"/>
    </w:rPr>
  </w:style>
  <w:style w:type="paragraph" w:styleId="TOCHeading">
    <w:name w:val="TOC Heading"/>
    <w:basedOn w:val="Heading1"/>
    <w:next w:val="Normal"/>
    <w:uiPriority w:val="39"/>
    <w:unhideWhenUsed/>
    <w:qFormat/>
    <w:rsid w:val="00896589"/>
    <w:pPr>
      <w:keepLines/>
      <w:numPr>
        <w:numId w:val="0"/>
      </w:numPr>
      <w:spacing w:before="480" w:after="0" w:line="276" w:lineRule="auto"/>
      <w:outlineLvl w:val="9"/>
    </w:pPr>
    <w:rPr>
      <w:rFonts w:asciiTheme="majorHAnsi" w:eastAsiaTheme="majorEastAsia" w:hAnsiTheme="majorHAnsi" w:cstheme="majorBidi"/>
      <w:bCs/>
      <w:smallCaps/>
      <w:color w:val="365F91" w:themeColor="accent1" w:themeShade="BF"/>
      <w:szCs w:val="28"/>
      <w:lang w:val="en-US" w:eastAsia="ja-JP"/>
    </w:rPr>
  </w:style>
  <w:style w:type="paragraph" w:styleId="TOC1">
    <w:name w:val="toc 1"/>
    <w:basedOn w:val="Normal"/>
    <w:next w:val="Normal"/>
    <w:autoRedefine/>
    <w:uiPriority w:val="39"/>
    <w:unhideWhenUsed/>
    <w:qFormat/>
    <w:rsid w:val="004517A1"/>
    <w:pPr>
      <w:spacing w:before="120" w:after="120"/>
      <w:jc w:val="left"/>
    </w:pPr>
    <w:rPr>
      <w:rFonts w:asciiTheme="minorHAnsi" w:hAnsiTheme="minorHAnsi"/>
      <w:b/>
      <w:bCs/>
      <w:caps/>
      <w:sz w:val="20"/>
    </w:rPr>
  </w:style>
  <w:style w:type="paragraph" w:styleId="TOC2">
    <w:name w:val="toc 2"/>
    <w:basedOn w:val="TOC1"/>
    <w:next w:val="Normal"/>
    <w:autoRedefine/>
    <w:uiPriority w:val="39"/>
    <w:unhideWhenUsed/>
    <w:qFormat/>
    <w:rsid w:val="00B02954"/>
    <w:pPr>
      <w:spacing w:before="0" w:after="0"/>
      <w:ind w:left="240"/>
    </w:pPr>
    <w:rPr>
      <w:b w:val="0"/>
      <w:bCs w:val="0"/>
      <w:caps w:val="0"/>
      <w:smallCaps/>
    </w:rPr>
  </w:style>
  <w:style w:type="paragraph" w:styleId="TOC3">
    <w:name w:val="toc 3"/>
    <w:basedOn w:val="TOC2"/>
    <w:next w:val="Normal"/>
    <w:autoRedefine/>
    <w:uiPriority w:val="39"/>
    <w:unhideWhenUsed/>
    <w:qFormat/>
    <w:rsid w:val="00B02954"/>
    <w:pPr>
      <w:ind w:left="480"/>
    </w:pPr>
    <w:rPr>
      <w:i/>
      <w:iCs/>
      <w:smallCaps w:val="0"/>
    </w:rPr>
  </w:style>
  <w:style w:type="character" w:styleId="Hyperlink">
    <w:name w:val="Hyperlink"/>
    <w:uiPriority w:val="99"/>
    <w:rsid w:val="00896589"/>
    <w:rPr>
      <w:color w:val="0000FF"/>
      <w:u w:val="single"/>
    </w:rPr>
  </w:style>
  <w:style w:type="paragraph" w:customStyle="1" w:styleId="FITTable">
    <w:name w:val="FIT Table"/>
    <w:basedOn w:val="Normal"/>
    <w:rsid w:val="00A61496"/>
    <w:pPr>
      <w:spacing w:before="60" w:after="60"/>
    </w:pPr>
  </w:style>
  <w:style w:type="paragraph" w:customStyle="1" w:styleId="ZCom">
    <w:name w:val="Z_Com"/>
    <w:basedOn w:val="Normal"/>
    <w:next w:val="ZDGName"/>
    <w:rsid w:val="00FD7169"/>
    <w:pPr>
      <w:widowControl w:val="0"/>
      <w:autoSpaceDE w:val="0"/>
      <w:autoSpaceDN w:val="0"/>
      <w:spacing w:after="0"/>
      <w:ind w:right="85"/>
    </w:pPr>
    <w:rPr>
      <w:rFonts w:eastAsia="SimSun" w:cs="Arial"/>
      <w:lang w:eastAsia="zh-CN"/>
    </w:rPr>
  </w:style>
  <w:style w:type="paragraph" w:customStyle="1" w:styleId="ZDGName">
    <w:name w:val="Z_DGName"/>
    <w:basedOn w:val="Normal"/>
    <w:rsid w:val="00FD7169"/>
    <w:pPr>
      <w:widowControl w:val="0"/>
      <w:autoSpaceDE w:val="0"/>
      <w:autoSpaceDN w:val="0"/>
      <w:spacing w:after="0"/>
      <w:ind w:right="85"/>
    </w:pPr>
    <w:rPr>
      <w:rFonts w:eastAsia="SimSun" w:cs="Arial"/>
      <w:sz w:val="16"/>
      <w:szCs w:val="16"/>
      <w:lang w:eastAsia="zh-CN"/>
    </w:rPr>
  </w:style>
  <w:style w:type="character" w:styleId="FootnoteReference">
    <w:name w:val="footnote reference"/>
    <w:basedOn w:val="DefaultParagraphFont"/>
    <w:semiHidden/>
    <w:rsid w:val="000043DE"/>
    <w:rPr>
      <w:rFonts w:ascii="Arial" w:hAnsi="Arial"/>
      <w:color w:val="auto"/>
      <w:vertAlign w:val="superscript"/>
    </w:rPr>
  </w:style>
  <w:style w:type="paragraph" w:styleId="FootnoteText">
    <w:name w:val="footnote text"/>
    <w:basedOn w:val="Normal"/>
    <w:link w:val="FootnoteTextChar"/>
    <w:semiHidden/>
    <w:rsid w:val="000043DE"/>
    <w:pPr>
      <w:jc w:val="left"/>
    </w:pPr>
    <w:rPr>
      <w:sz w:val="14"/>
    </w:rPr>
  </w:style>
  <w:style w:type="character" w:customStyle="1" w:styleId="FootnoteTextChar">
    <w:name w:val="Footnote Text Char"/>
    <w:basedOn w:val="DefaultParagraphFont"/>
    <w:link w:val="FootnoteText"/>
    <w:semiHidden/>
    <w:rsid w:val="000043DE"/>
    <w:rPr>
      <w:rFonts w:ascii="Arial" w:eastAsia="Times New Roman" w:hAnsi="Arial" w:cs="Times New Roman"/>
      <w:sz w:val="14"/>
      <w:szCs w:val="20"/>
      <w:lang w:val="fr-FR" w:eastAsia="fr-FR"/>
    </w:rPr>
  </w:style>
  <w:style w:type="paragraph" w:customStyle="1" w:styleId="Footnotes">
    <w:name w:val="Footnotes"/>
    <w:link w:val="FootnotesCarCar"/>
    <w:rsid w:val="000043DE"/>
    <w:pPr>
      <w:spacing w:after="0" w:line="240" w:lineRule="auto"/>
      <w:ind w:left="850" w:hanging="170"/>
    </w:pPr>
    <w:rPr>
      <w:rFonts w:ascii="Arial" w:eastAsia="Times New Roman" w:hAnsi="Arial" w:cs="Times New Roman"/>
      <w:sz w:val="14"/>
      <w:szCs w:val="20"/>
      <w:lang w:val="fr-FR" w:eastAsia="fr-FR"/>
    </w:rPr>
  </w:style>
  <w:style w:type="character" w:customStyle="1" w:styleId="FootnotesCarCar">
    <w:name w:val="Footnotes Car Car"/>
    <w:basedOn w:val="DefaultParagraphFont"/>
    <w:link w:val="Footnotes"/>
    <w:rsid w:val="000043DE"/>
    <w:rPr>
      <w:rFonts w:ascii="Arial" w:eastAsia="Times New Roman" w:hAnsi="Arial" w:cs="Times New Roman"/>
      <w:sz w:val="14"/>
      <w:szCs w:val="20"/>
      <w:lang w:val="fr-FR" w:eastAsia="fr-FR"/>
    </w:rPr>
  </w:style>
  <w:style w:type="character" w:customStyle="1" w:styleId="Heading4Char">
    <w:name w:val="Heading 4 Char"/>
    <w:basedOn w:val="DefaultParagraphFont"/>
    <w:link w:val="Heading4"/>
    <w:rsid w:val="00D211EA"/>
    <w:rPr>
      <w:rFonts w:ascii="EC Square Sans Pro" w:eastAsiaTheme="minorEastAsia" w:hAnsi="EC Square Sans Pro"/>
      <w:b/>
      <w:color w:val="31849B" w:themeColor="accent5" w:themeShade="BF"/>
      <w:sz w:val="24"/>
      <w:szCs w:val="24"/>
      <w:lang w:val="en-US" w:eastAsia="ja-JP"/>
    </w:rPr>
  </w:style>
  <w:style w:type="character" w:customStyle="1" w:styleId="Heading5Char">
    <w:name w:val="Heading 5 Char"/>
    <w:basedOn w:val="DefaultParagraphFont"/>
    <w:link w:val="Heading5"/>
    <w:uiPriority w:val="9"/>
    <w:rsid w:val="00896589"/>
    <w:rPr>
      <w:rFonts w:asciiTheme="majorHAnsi" w:eastAsiaTheme="majorEastAsia" w:hAnsiTheme="majorHAnsi" w:cstheme="majorBidi"/>
      <w:color w:val="243F60" w:themeColor="accent1" w:themeShade="7F"/>
      <w:sz w:val="24"/>
      <w:szCs w:val="20"/>
      <w:lang w:val="fr-FR"/>
    </w:rPr>
  </w:style>
  <w:style w:type="character" w:customStyle="1" w:styleId="Heading6Char">
    <w:name w:val="Heading 6 Char"/>
    <w:basedOn w:val="DefaultParagraphFont"/>
    <w:link w:val="Heading6"/>
    <w:rsid w:val="000043DE"/>
    <w:rPr>
      <w:rFonts w:ascii="EC Square Sans Pro" w:eastAsia="Times New Roman" w:hAnsi="EC Square Sans Pro" w:cs="Times New Roman"/>
      <w:b/>
      <w:bCs/>
      <w:lang w:val="fr-FR"/>
    </w:rPr>
  </w:style>
  <w:style w:type="character" w:customStyle="1" w:styleId="Heading7Char">
    <w:name w:val="Heading 7 Char"/>
    <w:basedOn w:val="DefaultParagraphFont"/>
    <w:link w:val="Heading7"/>
    <w:rsid w:val="000043DE"/>
    <w:rPr>
      <w:rFonts w:ascii="EC Square Sans Pro" w:eastAsia="Times New Roman" w:hAnsi="EC Square Sans Pro" w:cs="Times New Roman"/>
      <w:sz w:val="24"/>
      <w:szCs w:val="20"/>
      <w:lang w:val="fr-FR"/>
    </w:rPr>
  </w:style>
  <w:style w:type="character" w:customStyle="1" w:styleId="Heading8Char">
    <w:name w:val="Heading 8 Char"/>
    <w:basedOn w:val="DefaultParagraphFont"/>
    <w:link w:val="Heading8"/>
    <w:rsid w:val="000043DE"/>
    <w:rPr>
      <w:rFonts w:ascii="EC Square Sans Pro" w:eastAsia="Times New Roman" w:hAnsi="EC Square Sans Pro" w:cs="Times New Roman"/>
      <w:i/>
      <w:iCs/>
      <w:sz w:val="24"/>
      <w:szCs w:val="20"/>
      <w:lang w:val="fr-FR"/>
    </w:rPr>
  </w:style>
  <w:style w:type="character" w:customStyle="1" w:styleId="Heading9Char">
    <w:name w:val="Heading 9 Char"/>
    <w:basedOn w:val="DefaultParagraphFont"/>
    <w:link w:val="Heading9"/>
    <w:rsid w:val="000043DE"/>
    <w:rPr>
      <w:rFonts w:ascii="EC Square Sans Pro" w:eastAsia="Times New Roman" w:hAnsi="EC Square Sans Pro" w:cs="Arial"/>
      <w:lang w:val="fr-FR"/>
    </w:rPr>
  </w:style>
  <w:style w:type="paragraph" w:customStyle="1" w:styleId="Introduction">
    <w:name w:val="Introduction"/>
    <w:rsid w:val="000C2B20"/>
    <w:pPr>
      <w:autoSpaceDE w:val="0"/>
      <w:autoSpaceDN w:val="0"/>
      <w:adjustRightInd w:val="0"/>
      <w:spacing w:after="360" w:line="312" w:lineRule="auto"/>
      <w:contextualSpacing/>
      <w:jc w:val="both"/>
    </w:pPr>
    <w:rPr>
      <w:rFonts w:ascii="EC Square Sans Pro" w:eastAsia="Times New Roman" w:hAnsi="EC Square Sans Pro" w:cs="Arial-ItalicMT"/>
      <w:i/>
      <w:iCs/>
      <w:sz w:val="24"/>
      <w:szCs w:val="24"/>
      <w:lang w:eastAsia="fr-FR"/>
    </w:rPr>
  </w:style>
  <w:style w:type="paragraph" w:styleId="ListBullet">
    <w:name w:val="List Bullet"/>
    <w:rsid w:val="00423921"/>
    <w:pPr>
      <w:numPr>
        <w:numId w:val="1"/>
      </w:numPr>
      <w:spacing w:after="280" w:line="312" w:lineRule="auto"/>
      <w:contextualSpacing/>
    </w:pPr>
    <w:rPr>
      <w:rFonts w:ascii="EC Square Sans Pro" w:eastAsia="Times New Roman" w:hAnsi="EC Square Sans Pro" w:cs="Times New Roman"/>
      <w:sz w:val="24"/>
      <w:szCs w:val="24"/>
      <w:lang w:val="fr-FR" w:eastAsia="fr-FR"/>
    </w:rPr>
  </w:style>
  <w:style w:type="character" w:styleId="PageNumber">
    <w:name w:val="page number"/>
    <w:basedOn w:val="DefaultParagraphFont"/>
    <w:rsid w:val="000043DE"/>
    <w:rPr>
      <w:rFonts w:ascii="Arial" w:hAnsi="Arial"/>
      <w:color w:val="656F79"/>
      <w:sz w:val="20"/>
    </w:rPr>
  </w:style>
  <w:style w:type="character" w:customStyle="1" w:styleId="StyleGras">
    <w:name w:val="Style Gras"/>
    <w:basedOn w:val="DefaultParagraphFont"/>
    <w:rsid w:val="000043DE"/>
    <w:rPr>
      <w:b/>
      <w:bCs/>
    </w:rPr>
  </w:style>
  <w:style w:type="paragraph" w:styleId="Subtitle">
    <w:name w:val="Subtitle"/>
    <w:link w:val="SubtitleChar"/>
    <w:qFormat/>
    <w:rsid w:val="000043DE"/>
    <w:pPr>
      <w:spacing w:after="60" w:line="288" w:lineRule="auto"/>
      <w:jc w:val="center"/>
      <w:outlineLvl w:val="1"/>
    </w:pPr>
    <w:rPr>
      <w:rFonts w:ascii="Arial" w:eastAsia="Times New Roman" w:hAnsi="Arial" w:cs="Arial"/>
      <w:color w:val="484F98"/>
      <w:sz w:val="28"/>
      <w:szCs w:val="24"/>
      <w:lang w:val="fr-FR" w:eastAsia="fr-FR"/>
    </w:rPr>
  </w:style>
  <w:style w:type="character" w:customStyle="1" w:styleId="SubtitleChar">
    <w:name w:val="Subtitle Char"/>
    <w:basedOn w:val="DefaultParagraphFont"/>
    <w:link w:val="Subtitle"/>
    <w:rsid w:val="000043DE"/>
    <w:rPr>
      <w:rFonts w:ascii="Arial" w:eastAsia="Times New Roman" w:hAnsi="Arial" w:cs="Arial"/>
      <w:color w:val="484F98"/>
      <w:sz w:val="28"/>
      <w:szCs w:val="24"/>
      <w:lang w:val="fr-FR" w:eastAsia="fr-FR"/>
    </w:rPr>
  </w:style>
  <w:style w:type="paragraph" w:styleId="Title">
    <w:name w:val="Title"/>
    <w:link w:val="TitleChar"/>
    <w:qFormat/>
    <w:rsid w:val="000043DE"/>
    <w:pPr>
      <w:spacing w:after="500" w:line="288" w:lineRule="auto"/>
      <w:jc w:val="center"/>
      <w:outlineLvl w:val="0"/>
    </w:pPr>
    <w:rPr>
      <w:rFonts w:ascii="Arial" w:eastAsia="Times New Roman" w:hAnsi="Arial" w:cs="Arial"/>
      <w:b/>
      <w:bCs/>
      <w:caps/>
      <w:color w:val="484F98"/>
      <w:kern w:val="28"/>
      <w:sz w:val="32"/>
      <w:szCs w:val="32"/>
      <w:lang w:val="fr-FR" w:eastAsia="fr-FR"/>
    </w:rPr>
  </w:style>
  <w:style w:type="character" w:customStyle="1" w:styleId="TitleChar">
    <w:name w:val="Title Char"/>
    <w:basedOn w:val="DefaultParagraphFont"/>
    <w:link w:val="Title"/>
    <w:rsid w:val="000043DE"/>
    <w:rPr>
      <w:rFonts w:ascii="Arial" w:eastAsia="Times New Roman" w:hAnsi="Arial" w:cs="Arial"/>
      <w:b/>
      <w:bCs/>
      <w:caps/>
      <w:color w:val="484F98"/>
      <w:kern w:val="28"/>
      <w:sz w:val="32"/>
      <w:szCs w:val="32"/>
      <w:lang w:val="fr-FR" w:eastAsia="fr-FR"/>
    </w:rPr>
  </w:style>
  <w:style w:type="paragraph" w:customStyle="1" w:styleId="Heading0nonumber">
    <w:name w:val="Heading 0_no_number"/>
    <w:basedOn w:val="Normal"/>
    <w:autoRedefine/>
    <w:qFormat/>
    <w:rsid w:val="00B37BBD"/>
    <w:pPr>
      <w:pageBreakBefore/>
    </w:pPr>
    <w:rPr>
      <w:b/>
      <w:color w:val="002060"/>
      <w:sz w:val="28"/>
      <w:szCs w:val="28"/>
      <w:lang w:val="en-GB"/>
    </w:rPr>
  </w:style>
  <w:style w:type="paragraph" w:styleId="ListParagraph">
    <w:name w:val="List Paragraph"/>
    <w:basedOn w:val="Normal"/>
    <w:link w:val="ListParagraphChar"/>
    <w:uiPriority w:val="34"/>
    <w:qFormat/>
    <w:rsid w:val="009C7294"/>
    <w:pPr>
      <w:spacing w:after="200" w:line="276" w:lineRule="auto"/>
      <w:ind w:left="720"/>
      <w:contextualSpacing/>
      <w:jc w:val="left"/>
    </w:pPr>
    <w:rPr>
      <w:rFonts w:eastAsiaTheme="minorHAnsi" w:cstheme="minorBidi"/>
      <w:sz w:val="22"/>
      <w:szCs w:val="22"/>
      <w:lang w:val="fr-BE"/>
    </w:rPr>
  </w:style>
  <w:style w:type="paragraph" w:customStyle="1" w:styleId="Captionfigures">
    <w:name w:val="Caption_figures"/>
    <w:basedOn w:val="ListParagraph"/>
    <w:next w:val="Normal"/>
    <w:link w:val="CaptionfiguresChar"/>
    <w:autoRedefine/>
    <w:qFormat/>
    <w:rsid w:val="00AA717C"/>
    <w:pPr>
      <w:numPr>
        <w:numId w:val="2"/>
      </w:numPr>
      <w:tabs>
        <w:tab w:val="left" w:pos="567"/>
        <w:tab w:val="left" w:pos="9923"/>
      </w:tabs>
      <w:spacing w:after="0" w:line="240" w:lineRule="auto"/>
      <w:ind w:left="147" w:hanging="357"/>
      <w:jc w:val="center"/>
    </w:pPr>
    <w:rPr>
      <w:rFonts w:ascii="EC Square Sans Pro Light" w:hAnsi="EC Square Sans Pro Light" w:cs="Arial"/>
      <w:i/>
      <w:sz w:val="18"/>
      <w:szCs w:val="18"/>
      <w:lang w:val="en-GB"/>
    </w:rPr>
  </w:style>
  <w:style w:type="character" w:customStyle="1" w:styleId="ListParagraphChar">
    <w:name w:val="List Paragraph Char"/>
    <w:basedOn w:val="DefaultParagraphFont"/>
    <w:link w:val="ListParagraph"/>
    <w:uiPriority w:val="34"/>
    <w:rsid w:val="009C7294"/>
    <w:rPr>
      <w:rFonts w:ascii="EC Square Sans Pro" w:hAnsi="EC Square Sans Pro"/>
      <w:lang w:val="fr-BE"/>
    </w:rPr>
  </w:style>
  <w:style w:type="character" w:customStyle="1" w:styleId="CaptionfiguresChar">
    <w:name w:val="Caption_figures Char"/>
    <w:basedOn w:val="ListParagraphChar"/>
    <w:link w:val="Captionfigures"/>
    <w:rsid w:val="00AA717C"/>
    <w:rPr>
      <w:rFonts w:ascii="EC Square Sans Pro Light" w:hAnsi="EC Square Sans Pro Light" w:cs="Arial"/>
      <w:i/>
      <w:sz w:val="18"/>
      <w:szCs w:val="18"/>
      <w:lang w:val="fr-BE"/>
    </w:rPr>
  </w:style>
  <w:style w:type="paragraph" w:styleId="NoSpacing">
    <w:name w:val="No Spacing"/>
    <w:link w:val="NoSpacingChar"/>
    <w:uiPriority w:val="1"/>
    <w:qFormat/>
    <w:rsid w:val="00B37BBD"/>
    <w:pPr>
      <w:spacing w:after="0" w:line="240" w:lineRule="auto"/>
      <w:ind w:right="2053"/>
    </w:pPr>
    <w:rPr>
      <w:rFonts w:eastAsiaTheme="minorEastAsia"/>
      <w:lang w:val="en-US" w:eastAsia="ja-JP"/>
    </w:rPr>
  </w:style>
  <w:style w:type="paragraph" w:customStyle="1" w:styleId="Body">
    <w:name w:val="Body"/>
    <w:basedOn w:val="Normal"/>
    <w:link w:val="BodyChar"/>
    <w:qFormat/>
    <w:rsid w:val="00896589"/>
    <w:pPr>
      <w:jc w:val="left"/>
    </w:pPr>
    <w:rPr>
      <w:rFonts w:ascii="Verdana" w:hAnsi="Verdana"/>
      <w:sz w:val="18"/>
    </w:rPr>
  </w:style>
  <w:style w:type="character" w:customStyle="1" w:styleId="BodyChar">
    <w:name w:val="Body Char"/>
    <w:link w:val="Body"/>
    <w:rsid w:val="00896589"/>
    <w:rPr>
      <w:rFonts w:ascii="Verdana" w:eastAsia="Times New Roman" w:hAnsi="Verdana" w:cs="Times New Roman"/>
      <w:sz w:val="18"/>
      <w:szCs w:val="20"/>
      <w:lang w:val="fr-FR"/>
    </w:rPr>
  </w:style>
  <w:style w:type="paragraph" w:styleId="CommentText">
    <w:name w:val="annotation text"/>
    <w:basedOn w:val="Normal"/>
    <w:link w:val="CommentTextChar"/>
    <w:uiPriority w:val="99"/>
    <w:rsid w:val="00896589"/>
    <w:rPr>
      <w:sz w:val="20"/>
    </w:rPr>
  </w:style>
  <w:style w:type="character" w:customStyle="1" w:styleId="CommentTextChar">
    <w:name w:val="Comment Text Char"/>
    <w:basedOn w:val="DefaultParagraphFont"/>
    <w:link w:val="CommentText"/>
    <w:uiPriority w:val="99"/>
    <w:rsid w:val="00896589"/>
    <w:rPr>
      <w:rFonts w:ascii="Times New Roman" w:eastAsia="Times New Roman" w:hAnsi="Times New Roman" w:cs="Times New Roman"/>
      <w:sz w:val="20"/>
      <w:szCs w:val="20"/>
      <w:lang w:val="fr-FR"/>
    </w:rPr>
  </w:style>
  <w:style w:type="paragraph" w:customStyle="1" w:styleId="FooterDate">
    <w:name w:val="Footer Date"/>
    <w:basedOn w:val="Footer"/>
    <w:link w:val="FooterDateChar"/>
    <w:rsid w:val="00896589"/>
    <w:pPr>
      <w:tabs>
        <w:tab w:val="right" w:pos="9240"/>
      </w:tabs>
    </w:pPr>
    <w:rPr>
      <w:rFonts w:ascii="Verdana" w:hAnsi="Verdana"/>
      <w:lang w:val="it-IT"/>
    </w:rPr>
  </w:style>
  <w:style w:type="character" w:customStyle="1" w:styleId="FooterDateChar">
    <w:name w:val="Footer Date Char"/>
    <w:link w:val="FooterDate"/>
    <w:rsid w:val="00896589"/>
    <w:rPr>
      <w:rFonts w:ascii="Verdana" w:eastAsia="Times New Roman" w:hAnsi="Verdana" w:cs="Times New Roman"/>
      <w:sz w:val="16"/>
      <w:szCs w:val="20"/>
      <w:lang w:val="it-IT"/>
    </w:rPr>
  </w:style>
  <w:style w:type="paragraph" w:customStyle="1" w:styleId="Heading">
    <w:name w:val="Heading"/>
    <w:basedOn w:val="TOC1"/>
    <w:link w:val="HeadingChar"/>
    <w:qFormat/>
    <w:rsid w:val="00896589"/>
    <w:pPr>
      <w:widowControl w:val="0"/>
      <w:tabs>
        <w:tab w:val="right" w:leader="dot" w:pos="8640"/>
      </w:tabs>
      <w:autoSpaceDE w:val="0"/>
      <w:autoSpaceDN w:val="0"/>
      <w:adjustRightInd w:val="0"/>
      <w:spacing w:after="0"/>
      <w:ind w:right="720"/>
    </w:pPr>
    <w:rPr>
      <w:rFonts w:ascii="Verdana" w:hAnsi="Verdana"/>
      <w:b w:val="0"/>
      <w:caps w:val="0"/>
      <w:u w:val="single"/>
    </w:rPr>
  </w:style>
  <w:style w:type="character" w:customStyle="1" w:styleId="HeadingChar">
    <w:name w:val="Heading Char"/>
    <w:link w:val="Heading"/>
    <w:rsid w:val="00896589"/>
    <w:rPr>
      <w:rFonts w:ascii="Verdana" w:eastAsia="Times New Roman" w:hAnsi="Verdana" w:cs="Times New Roman"/>
      <w:bCs/>
      <w:sz w:val="20"/>
      <w:szCs w:val="20"/>
      <w:u w:val="single"/>
      <w:shd w:val="clear" w:color="auto" w:fill="2CA7D2"/>
      <w:lang w:val="fr-FR"/>
    </w:rPr>
  </w:style>
  <w:style w:type="paragraph" w:customStyle="1" w:styleId="HeadingBody">
    <w:name w:val="Heading Body"/>
    <w:basedOn w:val="Normal"/>
    <w:link w:val="HeadingBodyChar"/>
    <w:qFormat/>
    <w:rsid w:val="00896589"/>
    <w:pPr>
      <w:spacing w:after="120"/>
    </w:pPr>
    <w:rPr>
      <w:rFonts w:ascii="Verdana" w:hAnsi="Verdana"/>
      <w:b/>
      <w:sz w:val="20"/>
      <w:szCs w:val="18"/>
      <w:lang w:val="en-GB"/>
    </w:rPr>
  </w:style>
  <w:style w:type="character" w:customStyle="1" w:styleId="HeadingBodyChar">
    <w:name w:val="Heading Body Char"/>
    <w:basedOn w:val="DefaultParagraphFont"/>
    <w:link w:val="HeadingBody"/>
    <w:rsid w:val="00896589"/>
    <w:rPr>
      <w:rFonts w:ascii="Verdana" w:eastAsia="Times New Roman" w:hAnsi="Verdana" w:cs="Times New Roman"/>
      <w:b/>
      <w:sz w:val="20"/>
      <w:szCs w:val="18"/>
    </w:rPr>
  </w:style>
  <w:style w:type="paragraph" w:customStyle="1" w:styleId="MAINPARAGRAPH">
    <w:name w:val="MAIN PARAGRAPH"/>
    <w:basedOn w:val="Normal"/>
    <w:link w:val="MAINPARAGRAPHChar"/>
    <w:qFormat/>
    <w:rsid w:val="00896589"/>
    <w:pPr>
      <w:spacing w:before="120" w:after="120" w:line="360" w:lineRule="auto"/>
    </w:pPr>
    <w:rPr>
      <w:rFonts w:ascii="Tahoma" w:hAnsi="Tahoma" w:cs="Tahoma"/>
      <w:color w:val="000000" w:themeColor="text1"/>
      <w:sz w:val="20"/>
      <w:lang w:val="en-GB" w:eastAsia="fr-FR"/>
    </w:rPr>
  </w:style>
  <w:style w:type="character" w:customStyle="1" w:styleId="MAINPARAGRAPHChar">
    <w:name w:val="MAIN PARAGRAPH Char"/>
    <w:basedOn w:val="DefaultParagraphFont"/>
    <w:link w:val="MAINPARAGRAPH"/>
    <w:rsid w:val="00896589"/>
    <w:rPr>
      <w:rFonts w:ascii="Tahoma" w:eastAsia="Times New Roman" w:hAnsi="Tahoma" w:cs="Tahoma"/>
      <w:color w:val="000000" w:themeColor="text1"/>
      <w:sz w:val="20"/>
      <w:szCs w:val="20"/>
      <w:lang w:eastAsia="fr-FR"/>
    </w:rPr>
  </w:style>
  <w:style w:type="character" w:customStyle="1" w:styleId="NoSpacingChar">
    <w:name w:val="No Spacing Char"/>
    <w:basedOn w:val="DefaultParagraphFont"/>
    <w:link w:val="NoSpacing"/>
    <w:uiPriority w:val="1"/>
    <w:rsid w:val="00B37BBD"/>
    <w:rPr>
      <w:rFonts w:eastAsiaTheme="minorEastAsia"/>
      <w:lang w:val="en-US" w:eastAsia="ja-JP"/>
    </w:rPr>
  </w:style>
  <w:style w:type="paragraph" w:styleId="NormalWeb">
    <w:name w:val="Normal (Web)"/>
    <w:basedOn w:val="Normal"/>
    <w:uiPriority w:val="99"/>
    <w:unhideWhenUsed/>
    <w:rsid w:val="00896589"/>
    <w:pPr>
      <w:spacing w:after="0"/>
      <w:jc w:val="left"/>
    </w:pPr>
    <w:rPr>
      <w:szCs w:val="24"/>
      <w:lang w:val="en-GB" w:eastAsia="en-GB"/>
    </w:rPr>
  </w:style>
  <w:style w:type="character" w:styleId="Strong">
    <w:name w:val="Strong"/>
    <w:uiPriority w:val="22"/>
    <w:qFormat/>
    <w:rsid w:val="00896589"/>
    <w:rPr>
      <w:b/>
      <w:bCs/>
    </w:rPr>
  </w:style>
  <w:style w:type="table" w:styleId="TableColorful1">
    <w:name w:val="Table Colorful 1"/>
    <w:basedOn w:val="TableNormal"/>
    <w:rsid w:val="00896589"/>
    <w:pPr>
      <w:spacing w:after="240" w:line="240" w:lineRule="auto"/>
      <w:jc w:val="both"/>
    </w:pPr>
    <w:rPr>
      <w:rFonts w:ascii="Times New Roman" w:eastAsia="Times New Roman" w:hAnsi="Times New Roman" w:cs="Times New Roman"/>
      <w:color w:val="FFFFFF"/>
      <w:sz w:val="20"/>
      <w:szCs w:val="20"/>
      <w:lang w:val="nl-BE" w:eastAsia="nl-B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1">
    <w:name w:val="Table Grid 1"/>
    <w:basedOn w:val="TableNormal"/>
    <w:rsid w:val="00896589"/>
    <w:pPr>
      <w:spacing w:after="240" w:line="240" w:lineRule="auto"/>
      <w:jc w:val="both"/>
    </w:pPr>
    <w:rPr>
      <w:rFonts w:ascii="Times New Roman" w:eastAsia="Times New Roman" w:hAnsi="Times New Roman" w:cs="Times New Roman"/>
      <w:sz w:val="20"/>
      <w:szCs w:val="20"/>
      <w:lang w:val="nl-BE" w:eastAsia="nl-B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
    <w:name w:val="Table Grid"/>
    <w:aliases w:val="Document Table"/>
    <w:basedOn w:val="TableNormal"/>
    <w:rsid w:val="00896589"/>
    <w:pPr>
      <w:spacing w:after="0" w:line="240" w:lineRule="auto"/>
    </w:pPr>
    <w:rPr>
      <w:rFonts w:ascii="Verdana" w:eastAsia="Times New Roman" w:hAnsi="Verdana" w:cs="Times New Roman"/>
      <w:sz w:val="18"/>
      <w:szCs w:val="20"/>
      <w:lang w:val="nl-BE" w:eastAsia="nl-BE"/>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rPr>
        <w:color w:val="FFFFFF"/>
      </w:rPr>
      <w:tblPr/>
      <w:tcPr>
        <w:shd w:val="clear" w:color="auto" w:fill="00AEF0"/>
      </w:tcPr>
    </w:tblStylePr>
  </w:style>
  <w:style w:type="paragraph" w:customStyle="1" w:styleId="Text1">
    <w:name w:val="Text 1"/>
    <w:basedOn w:val="Normal"/>
    <w:rsid w:val="00896589"/>
    <w:pPr>
      <w:ind w:left="482"/>
    </w:pPr>
  </w:style>
  <w:style w:type="paragraph" w:customStyle="1" w:styleId="Text2">
    <w:name w:val="Text 2"/>
    <w:basedOn w:val="Normal"/>
    <w:rsid w:val="00896589"/>
    <w:pPr>
      <w:tabs>
        <w:tab w:val="left" w:pos="2302"/>
      </w:tabs>
      <w:ind w:left="1202"/>
    </w:pPr>
  </w:style>
  <w:style w:type="paragraph" w:styleId="TOC4">
    <w:name w:val="toc 4"/>
    <w:basedOn w:val="TOC3"/>
    <w:next w:val="Normal"/>
    <w:autoRedefine/>
    <w:uiPriority w:val="39"/>
    <w:unhideWhenUsed/>
    <w:rsid w:val="00B02954"/>
    <w:pPr>
      <w:ind w:left="720"/>
    </w:pPr>
    <w:rPr>
      <w:i w:val="0"/>
      <w:iCs w:val="0"/>
      <w:sz w:val="18"/>
      <w:szCs w:val="18"/>
    </w:rPr>
  </w:style>
  <w:style w:type="paragraph" w:styleId="TOC5">
    <w:name w:val="toc 5"/>
    <w:basedOn w:val="Normal"/>
    <w:next w:val="Normal"/>
    <w:autoRedefine/>
    <w:uiPriority w:val="39"/>
    <w:unhideWhenUsed/>
    <w:rsid w:val="00896589"/>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896589"/>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896589"/>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896589"/>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896589"/>
    <w:pPr>
      <w:spacing w:after="0"/>
      <w:ind w:left="1920"/>
      <w:jc w:val="left"/>
    </w:pPr>
    <w:rPr>
      <w:rFonts w:asciiTheme="minorHAnsi" w:hAnsiTheme="minorHAnsi"/>
      <w:sz w:val="18"/>
      <w:szCs w:val="18"/>
    </w:rPr>
  </w:style>
  <w:style w:type="paragraph" w:styleId="ListContinue">
    <w:name w:val="List Continue"/>
    <w:basedOn w:val="Normal"/>
    <w:uiPriority w:val="99"/>
    <w:unhideWhenUsed/>
    <w:rsid w:val="00014414"/>
    <w:pPr>
      <w:spacing w:after="120"/>
      <w:ind w:left="283"/>
      <w:contextualSpacing/>
    </w:pPr>
  </w:style>
  <w:style w:type="paragraph" w:styleId="ListNumber">
    <w:name w:val="List Number"/>
    <w:basedOn w:val="Normal"/>
    <w:uiPriority w:val="99"/>
    <w:unhideWhenUsed/>
    <w:rsid w:val="006618F1"/>
    <w:pPr>
      <w:numPr>
        <w:numId w:val="3"/>
      </w:numPr>
      <w:contextualSpacing/>
    </w:pPr>
  </w:style>
  <w:style w:type="paragraph" w:styleId="List">
    <w:name w:val="List"/>
    <w:basedOn w:val="Normal"/>
    <w:uiPriority w:val="99"/>
    <w:unhideWhenUsed/>
    <w:rsid w:val="006618F1"/>
    <w:pPr>
      <w:ind w:left="283" w:hanging="283"/>
      <w:contextualSpacing/>
    </w:pPr>
  </w:style>
  <w:style w:type="character" w:styleId="CommentReference">
    <w:name w:val="annotation reference"/>
    <w:basedOn w:val="DefaultParagraphFont"/>
    <w:uiPriority w:val="99"/>
    <w:semiHidden/>
    <w:unhideWhenUsed/>
    <w:rsid w:val="00CA5F01"/>
    <w:rPr>
      <w:sz w:val="16"/>
      <w:szCs w:val="16"/>
    </w:rPr>
  </w:style>
  <w:style w:type="paragraph" w:styleId="CommentSubject">
    <w:name w:val="annotation subject"/>
    <w:basedOn w:val="CommentText"/>
    <w:next w:val="CommentText"/>
    <w:link w:val="CommentSubjectChar"/>
    <w:uiPriority w:val="99"/>
    <w:semiHidden/>
    <w:unhideWhenUsed/>
    <w:rsid w:val="00CA5F01"/>
    <w:rPr>
      <w:b/>
      <w:bCs/>
    </w:rPr>
  </w:style>
  <w:style w:type="character" w:customStyle="1" w:styleId="CommentSubjectChar">
    <w:name w:val="Comment Subject Char"/>
    <w:basedOn w:val="CommentTextChar"/>
    <w:link w:val="CommentSubject"/>
    <w:uiPriority w:val="99"/>
    <w:semiHidden/>
    <w:rsid w:val="00CA5F01"/>
    <w:rPr>
      <w:rFonts w:ascii="EC Square Sans Pro" w:eastAsia="Times New Roman" w:hAnsi="EC Square Sans Pro" w:cs="Times New Roman"/>
      <w:b/>
      <w:bCs/>
      <w:sz w:val="20"/>
      <w:szCs w:val="20"/>
      <w:lang w:val="fr-FR"/>
    </w:rPr>
  </w:style>
  <w:style w:type="character" w:styleId="PlaceholderText">
    <w:name w:val="Placeholder Text"/>
    <w:basedOn w:val="DefaultParagraphFont"/>
    <w:uiPriority w:val="99"/>
    <w:semiHidden/>
    <w:rsid w:val="005D2D44"/>
    <w:rPr>
      <w:color w:val="808080"/>
    </w:rPr>
  </w:style>
  <w:style w:type="paragraph" w:customStyle="1" w:styleId="Picture">
    <w:name w:val="Picture"/>
    <w:basedOn w:val="Normal"/>
    <w:next w:val="Captionfigures"/>
    <w:autoRedefine/>
    <w:rsid w:val="00901EA4"/>
    <w:pPr>
      <w:spacing w:after="60"/>
      <w:jc w:val="center"/>
      <w:pPrChange w:id="1" w:author="VANDEN BULCKE Peter (DIGIT-EXT)" w:date="2018-07-30T16:45:00Z">
        <w:pPr>
          <w:spacing w:after="60"/>
          <w:jc w:val="center"/>
        </w:pPr>
      </w:pPrChange>
    </w:pPr>
    <w:rPr>
      <w:sz w:val="12"/>
      <w:szCs w:val="12"/>
      <w:lang w:val="en-GB"/>
      <w:rPrChange w:id="1" w:author="VANDEN BULCKE Peter (DIGIT-EXT)" w:date="2018-07-30T16:45:00Z">
        <w:rPr>
          <w:rFonts w:ascii="EC Square Sans Pro" w:hAnsi="EC Square Sans Pro"/>
          <w:sz w:val="24"/>
          <w:lang w:val="fr-FR" w:eastAsia="en-US" w:bidi="ar-SA"/>
        </w:rPr>
      </w:rPrChange>
    </w:rPr>
  </w:style>
  <w:style w:type="paragraph" w:customStyle="1" w:styleId="Number">
    <w:name w:val="Number"/>
    <w:basedOn w:val="Normal"/>
    <w:link w:val="NumberChar"/>
    <w:qFormat/>
    <w:rsid w:val="006970CE"/>
    <w:pPr>
      <w:numPr>
        <w:numId w:val="8"/>
      </w:numPr>
      <w:tabs>
        <w:tab w:val="left" w:pos="426"/>
      </w:tabs>
      <w:spacing w:before="240" w:after="60"/>
      <w:jc w:val="left"/>
    </w:pPr>
    <w:rPr>
      <w:color w:val="000000"/>
      <w:szCs w:val="24"/>
      <w:lang w:val="en-GB" w:eastAsia="en-GB"/>
    </w:rPr>
  </w:style>
  <w:style w:type="character" w:customStyle="1" w:styleId="NumberChar">
    <w:name w:val="Number Char"/>
    <w:link w:val="Number"/>
    <w:rsid w:val="006970CE"/>
    <w:rPr>
      <w:rFonts w:ascii="EC Square Sans Pro" w:eastAsia="Times New Roman" w:hAnsi="EC Square Sans Pro" w:cs="Times New Roman"/>
      <w:color w:val="000000"/>
      <w:sz w:val="24"/>
      <w:szCs w:val="24"/>
      <w:lang w:eastAsia="en-GB"/>
    </w:rPr>
  </w:style>
  <w:style w:type="paragraph" w:customStyle="1" w:styleId="TitleWindow">
    <w:name w:val="Title_Window"/>
    <w:basedOn w:val="Numbernonum"/>
    <w:next w:val="Normal"/>
    <w:link w:val="TitleWindowChar"/>
    <w:uiPriority w:val="1"/>
    <w:qFormat/>
    <w:rsid w:val="00344C56"/>
    <w:rPr>
      <w:i/>
    </w:rPr>
  </w:style>
  <w:style w:type="character" w:customStyle="1" w:styleId="TitleWindowChar">
    <w:name w:val="Title_Window Char"/>
    <w:basedOn w:val="DefaultParagraphFont"/>
    <w:link w:val="TitleWindow"/>
    <w:uiPriority w:val="1"/>
    <w:rsid w:val="00344C56"/>
    <w:rPr>
      <w:rFonts w:ascii="EC Square Sans Pro" w:eastAsia="Times New Roman" w:hAnsi="EC Square Sans Pro" w:cs="Times New Roman"/>
      <w:i/>
      <w:color w:val="000000"/>
      <w:sz w:val="24"/>
      <w:szCs w:val="24"/>
    </w:rPr>
  </w:style>
  <w:style w:type="paragraph" w:customStyle="1" w:styleId="Titlebutton">
    <w:name w:val="Title_button"/>
    <w:basedOn w:val="Number"/>
    <w:next w:val="Normal"/>
    <w:link w:val="TitlebuttonChar"/>
    <w:uiPriority w:val="1"/>
    <w:qFormat/>
    <w:rsid w:val="006970CE"/>
    <w:rPr>
      <w:b/>
    </w:rPr>
  </w:style>
  <w:style w:type="character" w:customStyle="1" w:styleId="TitlebuttonChar">
    <w:name w:val="Title_button Char"/>
    <w:basedOn w:val="DefaultParagraphFont"/>
    <w:link w:val="Titlebutton"/>
    <w:uiPriority w:val="1"/>
    <w:rsid w:val="006970CE"/>
    <w:rPr>
      <w:rFonts w:ascii="EC Square Sans Pro" w:eastAsia="Times New Roman" w:hAnsi="EC Square Sans Pro" w:cs="Times New Roman"/>
      <w:b/>
      <w:color w:val="000000"/>
      <w:sz w:val="24"/>
      <w:szCs w:val="24"/>
      <w:lang w:eastAsia="en-GB"/>
    </w:rPr>
  </w:style>
  <w:style w:type="paragraph" w:customStyle="1" w:styleId="procedurestartlogoINT">
    <w:name w:val="procedure_start_logo_INT"/>
    <w:basedOn w:val="Normal"/>
    <w:next w:val="Number"/>
    <w:link w:val="procedurestartlogoINTChar"/>
    <w:uiPriority w:val="1"/>
    <w:qFormat/>
    <w:rsid w:val="006970CE"/>
    <w:pPr>
      <w:keepNext/>
      <w:keepLines/>
      <w:numPr>
        <w:numId w:val="7"/>
      </w:numPr>
      <w:suppressAutoHyphens/>
      <w:spacing w:after="0" w:line="270" w:lineRule="atLeast"/>
      <w:ind w:left="-511" w:hanging="113"/>
      <w:jc w:val="left"/>
    </w:pPr>
    <w:rPr>
      <w:rFonts w:ascii="Arial" w:hAnsi="Arial"/>
      <w:sz w:val="20"/>
      <w:szCs w:val="24"/>
      <w:lang w:val="en-GB"/>
    </w:rPr>
  </w:style>
  <w:style w:type="paragraph" w:customStyle="1" w:styleId="procedurestartnologo">
    <w:name w:val="procedure_start_no_logo"/>
    <w:basedOn w:val="procedurestartlogoINT"/>
    <w:link w:val="procedurestartnologoChar"/>
    <w:qFormat/>
    <w:rsid w:val="006970CE"/>
    <w:pPr>
      <w:numPr>
        <w:numId w:val="0"/>
      </w:numPr>
      <w:ind w:left="-37"/>
    </w:pPr>
    <w:rPr>
      <w:rFonts w:ascii="EC Square Sans Pro" w:hAnsi="EC Square Sans Pro"/>
      <w:sz w:val="24"/>
    </w:rPr>
  </w:style>
  <w:style w:type="paragraph" w:customStyle="1" w:styleId="Numbernonum">
    <w:name w:val="Number.nonum"/>
    <w:basedOn w:val="Number"/>
    <w:next w:val="Number"/>
    <w:link w:val="NumbernonumChar"/>
    <w:autoRedefine/>
    <w:qFormat/>
    <w:rsid w:val="00AA717C"/>
    <w:pPr>
      <w:numPr>
        <w:numId w:val="0"/>
      </w:numPr>
      <w:tabs>
        <w:tab w:val="clear" w:pos="426"/>
        <w:tab w:val="left" w:pos="284"/>
      </w:tabs>
      <w:ind w:left="357"/>
    </w:pPr>
    <w:rPr>
      <w:sz w:val="20"/>
      <w:szCs w:val="20"/>
      <w:lang w:eastAsia="en-US"/>
    </w:rPr>
  </w:style>
  <w:style w:type="character" w:customStyle="1" w:styleId="procedurestartlogoINTChar">
    <w:name w:val="procedure_start_logo_INT Char"/>
    <w:basedOn w:val="DefaultParagraphFont"/>
    <w:link w:val="procedurestartlogoINT"/>
    <w:uiPriority w:val="1"/>
    <w:rsid w:val="006970CE"/>
    <w:rPr>
      <w:rFonts w:ascii="Arial" w:eastAsia="Times New Roman" w:hAnsi="Arial" w:cs="Times New Roman"/>
      <w:sz w:val="20"/>
      <w:szCs w:val="24"/>
    </w:rPr>
  </w:style>
  <w:style w:type="character" w:customStyle="1" w:styleId="procedurestartnologoChar">
    <w:name w:val="procedure_start_no_logo Char"/>
    <w:basedOn w:val="procedurestartlogoINTChar"/>
    <w:link w:val="procedurestartnologo"/>
    <w:rsid w:val="006970CE"/>
    <w:rPr>
      <w:rFonts w:ascii="EC Square Sans Pro" w:eastAsia="Times New Roman" w:hAnsi="EC Square Sans Pro" w:cs="Times New Roman"/>
      <w:sz w:val="24"/>
      <w:szCs w:val="24"/>
    </w:rPr>
  </w:style>
  <w:style w:type="character" w:customStyle="1" w:styleId="NumbernonumChar">
    <w:name w:val="Number.nonum Char"/>
    <w:link w:val="Numbernonum"/>
    <w:rsid w:val="00AA717C"/>
    <w:rPr>
      <w:rFonts w:ascii="EC Square Sans Pro" w:eastAsia="Times New Roman" w:hAnsi="EC Square Sans Pro" w:cs="Times New Roman"/>
      <w:color w:val="000000"/>
      <w:sz w:val="20"/>
      <w:szCs w:val="20"/>
    </w:rPr>
  </w:style>
  <w:style w:type="paragraph" w:customStyle="1" w:styleId="Remark">
    <w:name w:val="Remark"/>
    <w:basedOn w:val="Normal"/>
    <w:next w:val="Normal"/>
    <w:autoRedefine/>
    <w:uiPriority w:val="99"/>
    <w:qFormat/>
    <w:rsid w:val="004B4927"/>
    <w:pPr>
      <w:keepNext/>
      <w:keepLines/>
      <w:numPr>
        <w:numId w:val="11"/>
      </w:numPr>
      <w:spacing w:before="240" w:after="0"/>
      <w:ind w:left="-510" w:firstLine="113"/>
      <w:jc w:val="left"/>
    </w:pPr>
    <w:rPr>
      <w:b/>
      <w:sz w:val="26"/>
      <w:szCs w:val="26"/>
      <w:lang w:val="en-GB"/>
    </w:rPr>
  </w:style>
  <w:style w:type="paragraph" w:customStyle="1" w:styleId="alsvolgtOnderstaande">
    <w:name w:val="als volgt/Onderstaande ..."/>
    <w:basedOn w:val="Normal"/>
    <w:qFormat/>
    <w:rsid w:val="00AD1063"/>
    <w:pPr>
      <w:keepNext/>
      <w:keepLines/>
      <w:spacing w:before="120" w:after="60"/>
      <w:jc w:val="left"/>
    </w:pPr>
    <w:rPr>
      <w:rFonts w:asciiTheme="minorHAnsi" w:hAnsiTheme="minorHAnsi"/>
      <w:sz w:val="20"/>
      <w:szCs w:val="24"/>
      <w:lang w:val="en-GB"/>
    </w:rPr>
  </w:style>
  <w:style w:type="paragraph" w:customStyle="1" w:styleId="Default">
    <w:name w:val="Default"/>
    <w:rsid w:val="0088044F"/>
    <w:pPr>
      <w:autoSpaceDE w:val="0"/>
      <w:autoSpaceDN w:val="0"/>
      <w:adjustRightInd w:val="0"/>
      <w:spacing w:after="0" w:line="240" w:lineRule="auto"/>
    </w:pPr>
    <w:rPr>
      <w:rFonts w:ascii="Verdana" w:hAnsi="Verdana" w:cs="Verdana"/>
      <w:color w:val="000000"/>
      <w:sz w:val="24"/>
      <w:szCs w:val="24"/>
    </w:rPr>
  </w:style>
  <w:style w:type="paragraph" w:customStyle="1" w:styleId="TOC1isa">
    <w:name w:val="TOC_1_isa"/>
    <w:basedOn w:val="Normal"/>
    <w:autoRedefine/>
    <w:rsid w:val="009D4BFB"/>
    <w:pPr>
      <w:spacing w:before="60" w:afterLines="60" w:after="144"/>
      <w:jc w:val="center"/>
    </w:pPr>
    <w:rPr>
      <w:b/>
      <w:color w:val="FFFFFF" w:themeColor="background1"/>
      <w:sz w:val="28"/>
      <w:szCs w:val="28"/>
      <w:lang w:val="en-GB" w:eastAsia="nl-BE"/>
    </w:rPr>
  </w:style>
  <w:style w:type="table" w:customStyle="1" w:styleId="TOC1tableisa">
    <w:name w:val="TOC_1_table_isa"/>
    <w:basedOn w:val="TableNormal"/>
    <w:uiPriority w:val="99"/>
    <w:rsid w:val="002216F2"/>
    <w:pPr>
      <w:spacing w:after="0" w:line="240" w:lineRule="auto"/>
    </w:pPr>
    <w:tblPr>
      <w:tblStyleColBandSize w:val="1"/>
    </w:tblPr>
    <w:tcPr>
      <w:shd w:val="clear" w:color="auto" w:fill="92D050"/>
      <w:vAlign w:val="center"/>
    </w:tcPr>
    <w:tblStylePr w:type="band1Vert">
      <w:tblPr/>
      <w:tcPr>
        <w:shd w:val="clear" w:color="auto" w:fill="92D050"/>
      </w:tcPr>
    </w:tblStylePr>
  </w:style>
  <w:style w:type="table" w:customStyle="1" w:styleId="Style1">
    <w:name w:val="Style1"/>
    <w:basedOn w:val="TableNormal"/>
    <w:uiPriority w:val="99"/>
    <w:rsid w:val="002216F2"/>
    <w:pPr>
      <w:spacing w:after="0" w:line="240" w:lineRule="auto"/>
    </w:pPr>
    <w:tblPr/>
  </w:style>
  <w:style w:type="table" w:styleId="MediumGrid3-Accent3">
    <w:name w:val="Medium Grid 3 Accent 3"/>
    <w:basedOn w:val="TableNormal"/>
    <w:uiPriority w:val="69"/>
    <w:rsid w:val="00DC342D"/>
    <w:pPr>
      <w:spacing w:after="0" w:line="240" w:lineRule="auto"/>
    </w:pPr>
    <w:rPr>
      <w:rFonts w:ascii="EC Square Sans Pro" w:hAnsi="EC Square Sans Pro"/>
      <w:color w:val="FFFFFF" w:themeColor="background1"/>
      <w:sz w:val="24"/>
    </w:rPr>
    <w:tblPr>
      <w:tblStyleRowBandSize w:val="1"/>
      <w:tblStyleColBandSize w:val="1"/>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shd w:val="clear" w:color="auto" w:fill="2B9EC7"/>
      <w:vAlign w:val="center"/>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shd w:val="clear" w:color="auto" w:fill="92D050"/>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FollowedHyperlink">
    <w:name w:val="FollowedHyperlink"/>
    <w:basedOn w:val="DefaultParagraphFont"/>
    <w:uiPriority w:val="99"/>
    <w:semiHidden/>
    <w:unhideWhenUsed/>
    <w:rsid w:val="00110D86"/>
    <w:rPr>
      <w:color w:val="800080" w:themeColor="followedHyperlink"/>
      <w:u w:val="single"/>
    </w:rPr>
  </w:style>
  <w:style w:type="paragraph" w:styleId="HTMLAddress">
    <w:name w:val="HTML Address"/>
    <w:basedOn w:val="Normal"/>
    <w:link w:val="HTMLAddressChar"/>
    <w:uiPriority w:val="99"/>
    <w:unhideWhenUsed/>
    <w:rsid w:val="00EA20F0"/>
    <w:pPr>
      <w:spacing w:after="0"/>
    </w:pPr>
    <w:rPr>
      <w:i/>
      <w:iCs/>
    </w:rPr>
  </w:style>
  <w:style w:type="character" w:customStyle="1" w:styleId="HTMLAddressChar">
    <w:name w:val="HTML Address Char"/>
    <w:basedOn w:val="DefaultParagraphFont"/>
    <w:link w:val="HTMLAddress"/>
    <w:uiPriority w:val="99"/>
    <w:rsid w:val="00EA20F0"/>
    <w:rPr>
      <w:rFonts w:ascii="EC Square Sans Pro" w:eastAsia="Times New Roman" w:hAnsi="EC Square Sans Pro" w:cs="Times New Roman"/>
      <w:i/>
      <w:iCs/>
      <w:sz w:val="24"/>
      <w:szCs w:val="20"/>
      <w:lang w:val="fr-FR"/>
    </w:rPr>
  </w:style>
  <w:style w:type="paragraph" w:customStyle="1" w:styleId="Heading2b">
    <w:name w:val="Heading 2b"/>
    <w:basedOn w:val="Heading2"/>
    <w:next w:val="Heading3"/>
    <w:link w:val="Heading2bChar"/>
    <w:autoRedefine/>
    <w:rsid w:val="009C7A03"/>
    <w:pPr>
      <w:numPr>
        <w:numId w:val="21"/>
      </w:numPr>
    </w:pPr>
  </w:style>
  <w:style w:type="character" w:customStyle="1" w:styleId="Heading2bChar">
    <w:name w:val="Heading 2b Char"/>
    <w:basedOn w:val="Heading1Char"/>
    <w:link w:val="Heading2b"/>
    <w:rsid w:val="009C7A03"/>
    <w:rPr>
      <w:rFonts w:ascii="EC Square Sans Pro" w:eastAsia="Times New Roman" w:hAnsi="EC Square Sans Pro" w:cs="Times New Roman"/>
      <w:b/>
      <w:noProof/>
      <w:color w:val="FFFFFF" w:themeColor="background1"/>
      <w:sz w:val="32"/>
      <w:szCs w:val="32"/>
      <w:u w:val="single"/>
      <w:shd w:val="clear" w:color="auto" w:fill="92D050"/>
      <w:lang w:eastAsia="en-GB"/>
    </w:rPr>
  </w:style>
  <w:style w:type="paragraph" w:customStyle="1" w:styleId="TableParagraph">
    <w:name w:val="Table Paragraph"/>
    <w:basedOn w:val="Normal"/>
    <w:uiPriority w:val="1"/>
    <w:qFormat/>
    <w:rsid w:val="004847F0"/>
    <w:pPr>
      <w:widowControl w:val="0"/>
      <w:spacing w:after="0"/>
      <w:jc w:val="left"/>
    </w:pPr>
    <w:rPr>
      <w:rFonts w:asciiTheme="minorHAnsi" w:eastAsiaTheme="minorHAnsi" w:hAnsiTheme="minorHAnsi" w:cstheme="minorBidi"/>
      <w:sz w:val="22"/>
      <w:szCs w:val="22"/>
      <w:lang w:val="en-US"/>
    </w:rPr>
  </w:style>
  <w:style w:type="table" w:styleId="LightList-Accent3">
    <w:name w:val="Light List Accent 3"/>
    <w:basedOn w:val="TableNormal"/>
    <w:uiPriority w:val="61"/>
    <w:rsid w:val="0032401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Warning">
    <w:name w:val="Warning"/>
    <w:next w:val="Normal"/>
    <w:autoRedefine/>
    <w:qFormat/>
    <w:rsid w:val="00D11DB3"/>
    <w:pPr>
      <w:keepNext/>
      <w:numPr>
        <w:numId w:val="39"/>
      </w:numPr>
      <w:spacing w:before="120" w:after="0" w:line="240" w:lineRule="auto"/>
      <w:ind w:left="-567" w:firstLine="113"/>
    </w:pPr>
    <w:rPr>
      <w:rFonts w:ascii="EC Square Sans Pro" w:eastAsia="Times New Roman" w:hAnsi="EC Square Sans Pro" w:cs="Times New Roman"/>
      <w:b/>
      <w:cap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5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jp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5.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Marco.MARTINI@ec.europa.eu" TargetMode="Externa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1.bin"/><Relationship Id="rId29" Type="http://schemas.openxmlformats.org/officeDocument/2006/relationships/oleObject" Target="embeddings/oleObject6.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emf"/><Relationship Id="rId24" Type="http://schemas.openxmlformats.org/officeDocument/2006/relationships/image" Target="media/image11.png"/><Relationship Id="rId32" Type="http://schemas.openxmlformats.org/officeDocument/2006/relationships/hyperlink" Target="https://webgate.ec.europa.eu/CITnet/confluence/display/ETRUSTEX/eTrustEx+Web+User+Guide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comments" Target="comments.xml"/><Relationship Id="rId49" Type="http://schemas.openxmlformats.org/officeDocument/2006/relationships/footer" Target="footer4.xml"/><Relationship Id="rId10" Type="http://schemas.openxmlformats.org/officeDocument/2006/relationships/image" Target="media/image6.jpeg"/><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oleObject" Target="embeddings/oleObject4.bin"/><Relationship Id="rId30" Type="http://schemas.openxmlformats.org/officeDocument/2006/relationships/hyperlink" Target="https://prezi.com/d92orvsm2bzy/peppol-edelivery-how-it-works/"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emf"/><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97B25-3262-4379-AE65-918FB81E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18</Pages>
  <Words>2533</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16939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POPESCU Violeta (DIGIT-EXT)</dc:creator>
  <cp:lastModifiedBy>VANDEN BULCKE Peter (DIGIT-EXT)</cp:lastModifiedBy>
  <cp:revision>15</cp:revision>
  <cp:lastPrinted>2018-07-05T13:30:00Z</cp:lastPrinted>
  <dcterms:created xsi:type="dcterms:W3CDTF">2018-07-30T13:43:00Z</dcterms:created>
  <dcterms:modified xsi:type="dcterms:W3CDTF">2018-07-30T14:47:00Z</dcterms:modified>
</cp:coreProperties>
</file>